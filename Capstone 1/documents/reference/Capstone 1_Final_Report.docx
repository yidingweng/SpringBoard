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ackground w:color="FFFFFF"/>
  <w:body>
    <w:p>
      <w:pPr>
        <w:pStyle w:val="Body A"/>
        <w:jc w:val="center"/>
      </w:pPr>
      <w:r>
        <w:rPr>
          <w:rtl w:val="0"/>
          <w:lang w:val="en-US"/>
        </w:rPr>
        <w:t xml:space="preserve"> </w:t>
      </w:r>
    </w:p>
    <w:p>
      <w:pPr>
        <w:pStyle w:val="Body A"/>
        <w:jc w:val="center"/>
      </w:pPr>
      <w:r>
        <w:rPr>
          <w:rtl w:val="0"/>
          <w:lang w:val="en-US"/>
        </w:rPr>
        <w:t xml:space="preserve"> </w:t>
      </w:r>
    </w:p>
    <w:p>
      <w:pPr>
        <w:pStyle w:val="Body A"/>
        <w:jc w:val="center"/>
      </w:pPr>
      <w:r>
        <w:rPr>
          <w:rtl w:val="0"/>
          <w:lang w:val="en-US"/>
        </w:rPr>
        <w:t xml:space="preserve"> </w:t>
      </w:r>
    </w:p>
    <w:p>
      <w:pPr>
        <w:pStyle w:val="Body A"/>
        <w:jc w:val="center"/>
      </w:pPr>
      <w:r>
        <w:rPr>
          <w:rtl w:val="0"/>
          <w:lang w:val="en-US"/>
        </w:rPr>
        <w:t xml:space="preserve"> </w:t>
      </w:r>
    </w:p>
    <w:p>
      <w:pPr>
        <w:pStyle w:val="Body A"/>
        <w:jc w:val="center"/>
      </w:pPr>
      <w:r>
        <w:rPr>
          <w:rtl w:val="0"/>
          <w:lang w:val="en-US"/>
        </w:rPr>
        <w:t xml:space="preserve"> </w:t>
      </w:r>
    </w:p>
    <w:p>
      <w:pPr>
        <w:pStyle w:val="Body A"/>
        <w:jc w:val="center"/>
      </w:pPr>
      <w:r>
        <w:rPr>
          <w:rtl w:val="0"/>
          <w:lang w:val="en-US"/>
        </w:rPr>
        <w:t xml:space="preserve"> </w:t>
      </w:r>
    </w:p>
    <w:p>
      <w:pPr>
        <w:pStyle w:val="Body A"/>
        <w:jc w:val="center"/>
      </w:pPr>
      <w:r>
        <w:rPr>
          <w:rtl w:val="0"/>
          <w:lang w:val="en-US"/>
        </w:rPr>
        <w:t xml:space="preserve"> </w:t>
      </w:r>
    </w:p>
    <w:p>
      <w:pPr>
        <w:pStyle w:val="Body A"/>
        <w:jc w:val="center"/>
      </w:pPr>
      <w:r>
        <w:rPr>
          <w:rtl w:val="0"/>
          <w:lang w:val="en-US"/>
        </w:rPr>
        <w:t xml:space="preserve"> </w:t>
      </w:r>
    </w:p>
    <w:p>
      <w:pPr>
        <w:pStyle w:val="Body A"/>
        <w:jc w:val="center"/>
      </w:pPr>
      <w:r>
        <w:rPr>
          <w:rtl w:val="0"/>
          <w:lang w:val="en-US"/>
        </w:rPr>
        <w:t xml:space="preserve"> </w:t>
      </w:r>
    </w:p>
    <w:p>
      <w:pPr>
        <w:pStyle w:val="Body A"/>
        <w:jc w:val="center"/>
      </w:pPr>
      <w:r>
        <w:rPr>
          <w:rtl w:val="0"/>
          <w:lang w:val="en-US"/>
        </w:rPr>
        <w:t xml:space="preserve"> </w:t>
      </w:r>
    </w:p>
    <w:p>
      <w:pPr>
        <w:pStyle w:val="Body A"/>
        <w:jc w:val="center"/>
      </w:pPr>
      <w:r>
        <w:rPr>
          <w:rtl w:val="0"/>
          <w:lang w:val="en-US"/>
        </w:rPr>
        <w:t xml:space="preserve"> </w:t>
      </w:r>
    </w:p>
    <w:p>
      <w:pPr>
        <w:pStyle w:val="Body A"/>
        <w:jc w:val="center"/>
      </w:pPr>
      <w:r>
        <w:rPr>
          <w:rtl w:val="0"/>
          <w:lang w:val="en-US"/>
        </w:rPr>
        <w:t xml:space="preserve"> </w:t>
      </w:r>
    </w:p>
    <w:p>
      <w:pPr>
        <w:pStyle w:val="Body A"/>
        <w:jc w:val="center"/>
      </w:pPr>
      <w:r>
        <w:rPr>
          <w:rtl w:val="0"/>
          <w:lang w:val="en-US"/>
        </w:rPr>
        <w:t xml:space="preserve"> </w:t>
      </w:r>
    </w:p>
    <w:p>
      <w:pPr>
        <w:pStyle w:val="Body A"/>
        <w:jc w:val="center"/>
      </w:pPr>
      <w:r>
        <w:rPr>
          <w:rtl w:val="0"/>
          <w:lang w:val="en-US"/>
        </w:rPr>
        <w:t xml:space="preserve"> </w:t>
      </w:r>
    </w:p>
    <w:p>
      <w:pPr>
        <w:pStyle w:val="Body A"/>
        <w:jc w:val="center"/>
      </w:pPr>
      <w:r>
        <w:rPr>
          <w:rtl w:val="0"/>
          <w:lang w:val="en-US"/>
        </w:rPr>
        <w:t xml:space="preserve"> </w:t>
      </w:r>
    </w:p>
    <w:p>
      <w:pPr>
        <w:pStyle w:val="Body A"/>
        <w:jc w:val="center"/>
        <w:rPr>
          <w:rFonts w:ascii="Helvetica Neue" w:cs="Helvetica Neue" w:hAnsi="Helvetica Neue" w:eastAsia="Helvetica Neue"/>
        </w:rPr>
      </w:pPr>
      <w:r>
        <w:rPr>
          <w:rFonts w:ascii="Helvetica Neue" w:hAnsi="Helvetica Neue"/>
          <w:rtl w:val="0"/>
          <w:lang w:val="en-US"/>
        </w:rPr>
        <w:t xml:space="preserve"> </w:t>
      </w:r>
    </w:p>
    <w:p>
      <w:pPr>
        <w:pStyle w:val="Body A"/>
        <w:jc w:val="center"/>
        <w:rPr>
          <w:ins w:id="0" w:date="2019-03-05T12:15:00Z" w:author="A J Sanchez"/>
          <w:rFonts w:ascii="Helvetica Neue" w:cs="Helvetica Neue" w:hAnsi="Helvetica Neue" w:eastAsia="Helvetica Neue"/>
        </w:rPr>
      </w:pPr>
      <w:ins w:id="1" w:date="2019-03-05T12:15:00Z" w:author="A J Sanchez">
        <w:r>
          <w:rPr>
            <w:rFonts w:ascii="Helvetica Neue" w:hAnsi="Helvetica Neue"/>
            <w:rtl w:val="0"/>
            <w:lang w:val="en-US"/>
          </w:rPr>
          <w:t>Springboard DSC Program</w:t>
        </w:r>
      </w:ins>
      <w:r>
        <w:rPr>
          <w:rFonts w:ascii="Helvetica Neue" w:hAnsi="Helvetica Neue"/>
          <w:rtl w:val="0"/>
          <w:lang w:val="en-US"/>
        </w:rPr>
        <w:t xml:space="preserve"> </w:t>
      </w:r>
    </w:p>
    <w:p>
      <w:pPr>
        <w:pStyle w:val="Body A"/>
        <w:jc w:val="center"/>
        <w:rPr>
          <w:rFonts w:ascii="Helvetica Neue" w:cs="Helvetica Neue" w:hAnsi="Helvetica Neue" w:eastAsia="Helvetica Neue"/>
        </w:rPr>
      </w:pPr>
      <w:r>
        <w:rPr>
          <w:rFonts w:ascii="Helvetica Neue" w:hAnsi="Helvetica Neue"/>
          <w:rtl w:val="0"/>
          <w:lang w:val="en-US"/>
        </w:rPr>
        <w:t>Capstone Project One</w:t>
      </w:r>
    </w:p>
    <w:p>
      <w:pPr>
        <w:pStyle w:val="Body A"/>
        <w:jc w:val="center"/>
        <w:rPr>
          <w:rFonts w:ascii="Helvetica Neue" w:cs="Helvetica Neue" w:hAnsi="Helvetica Neue" w:eastAsia="Helvetica Neue"/>
          <w:sz w:val="24"/>
          <w:szCs w:val="24"/>
        </w:rPr>
      </w:pPr>
    </w:p>
    <w:p>
      <w:pPr>
        <w:pStyle w:val="Body A"/>
        <w:jc w:val="center"/>
        <w:rPr>
          <w:rFonts w:ascii="Helvetica Neue" w:cs="Helvetica Neue" w:hAnsi="Helvetica Neue" w:eastAsia="Helvetica Neue"/>
          <w:b w:val="1"/>
          <w:bCs w:val="1"/>
          <w:sz w:val="56"/>
          <w:szCs w:val="56"/>
        </w:rPr>
      </w:pPr>
      <w:r>
        <w:rPr>
          <w:rFonts w:ascii="Helvetica Neue" w:hAnsi="Helvetica Neue"/>
          <w:b w:val="1"/>
          <w:bCs w:val="1"/>
          <w:sz w:val="56"/>
          <w:szCs w:val="56"/>
          <w:rtl w:val="0"/>
          <w:lang w:val="en-US"/>
        </w:rPr>
        <w:t xml:space="preserve">Find the ideal player for </w:t>
      </w:r>
      <w:del w:id="2" w:date="2019-03-05T12:14:00Z" w:author="A J Sanchez">
        <w:r>
          <w:rPr>
            <w:rFonts w:ascii="Helvetica Neue" w:hAnsi="Helvetica Neue"/>
            <w:b w:val="1"/>
            <w:bCs w:val="1"/>
            <w:sz w:val="56"/>
            <w:szCs w:val="56"/>
            <w:rtl w:val="0"/>
            <w:lang w:val="en-US"/>
          </w:rPr>
          <w:delText xml:space="preserve">the </w:delText>
        </w:r>
      </w:del>
      <w:ins w:id="3" w:date="2019-03-05T12:14:00Z" w:author="A J Sanchez">
        <w:r>
          <w:rPr>
            <w:rFonts w:ascii="Helvetica Neue" w:hAnsi="Helvetica Neue"/>
            <w:b w:val="1"/>
            <w:bCs w:val="1"/>
            <w:sz w:val="56"/>
            <w:szCs w:val="56"/>
            <w:rtl w:val="0"/>
            <w:lang w:val="en-US"/>
          </w:rPr>
          <w:t>a</w:t>
        </w:r>
      </w:ins>
      <w:ins w:id="4" w:date="2019-03-05T12:14:00Z" w:author="A J Sanchez">
        <w:r>
          <w:rPr>
            <w:rFonts w:ascii="Helvetica Neue" w:hAnsi="Helvetica Neue"/>
            <w:b w:val="1"/>
            <w:bCs w:val="1"/>
            <w:sz w:val="56"/>
            <w:szCs w:val="56"/>
            <w:rtl w:val="0"/>
            <w:lang w:val="en-US"/>
          </w:rPr>
          <w:t xml:space="preserve"> </w:t>
        </w:r>
      </w:ins>
      <w:r>
        <w:rPr>
          <w:rFonts w:ascii="Helvetica Neue" w:hAnsi="Helvetica Neue"/>
          <w:b w:val="1"/>
          <w:bCs w:val="1"/>
          <w:sz w:val="56"/>
          <w:szCs w:val="56"/>
          <w:rtl w:val="0"/>
          <w:lang w:val="en-US"/>
        </w:rPr>
        <w:t>team</w:t>
      </w:r>
    </w:p>
    <w:p>
      <w:pPr>
        <w:pStyle w:val="Body A"/>
        <w:jc w:val="center"/>
        <w:rPr>
          <w:rFonts w:ascii="Helvetica Neue" w:cs="Helvetica Neue" w:hAnsi="Helvetica Neue" w:eastAsia="Helvetica Neue"/>
        </w:rPr>
      </w:pPr>
    </w:p>
    <w:p>
      <w:pPr>
        <w:pStyle w:val="Default"/>
        <w:spacing w:line="360" w:lineRule="atLeast"/>
        <w:jc w:val="center"/>
      </w:pPr>
      <w:del w:id="5" w:date="2019-03-05T12:14:00Z" w:author="A J Sanchez">
        <w:r>
          <w:rPr>
            <w:rtl w:val="0"/>
            <w:lang w:val="en-US"/>
          </w:rPr>
          <w:delText xml:space="preserve">a </w:delText>
        </w:r>
      </w:del>
      <w:ins w:id="6" w:date="2019-03-05T12:14:00Z" w:author="A J Sanchez">
        <w:r>
          <w:rPr>
            <w:rtl w:val="0"/>
            <w:lang w:val="en-US"/>
          </w:rPr>
          <w:t>A</w:t>
        </w:r>
      </w:ins>
      <w:ins w:id="7" w:date="2019-03-05T12:14:00Z" w:author="A J Sanchez">
        <w:r>
          <w:rPr>
            <w:rtl w:val="0"/>
            <w:lang w:val="en-US"/>
          </w:rPr>
          <w:t xml:space="preserve"> </w:t>
        </w:r>
      </w:ins>
      <w:r>
        <w:rPr>
          <w:rtl w:val="0"/>
          <w:lang w:val="en-US"/>
        </w:rPr>
        <w:t xml:space="preserve">study of changing style in NBA games and </w:t>
      </w:r>
    </w:p>
    <w:p>
      <w:pPr>
        <w:pStyle w:val="Default"/>
        <w:spacing w:line="360" w:lineRule="atLeast"/>
        <w:jc w:val="center"/>
        <w:rPr>
          <w:sz w:val="32"/>
          <w:szCs w:val="32"/>
          <w:u w:color="24292e"/>
          <w:shd w:val="clear" w:color="auto" w:fill="ffffff"/>
        </w:rPr>
      </w:pPr>
      <w:r>
        <w:rPr>
          <w:rtl w:val="0"/>
          <w:lang w:val="en-US"/>
        </w:rPr>
        <w:t>a new approach of classifying player functions</w:t>
      </w:r>
    </w:p>
    <w:p>
      <w:pPr>
        <w:pStyle w:val="Default"/>
        <w:spacing w:line="360" w:lineRule="atLeast"/>
        <w:jc w:val="center"/>
        <w:rPr>
          <w:sz w:val="32"/>
          <w:szCs w:val="32"/>
          <w:u w:color="24292e"/>
          <w:shd w:val="clear" w:color="auto" w:fill="ffffff"/>
        </w:rPr>
      </w:pPr>
    </w:p>
    <w:p>
      <w:pPr>
        <w:pStyle w:val="Default"/>
        <w:spacing w:line="360" w:lineRule="atLeast"/>
        <w:jc w:val="center"/>
        <w:rPr>
          <w:ins w:id="8" w:date="2019-03-05T12:15:00Z" w:author="A J Sanchez"/>
          <w:b w:val="1"/>
          <w:bCs w:val="1"/>
          <w:sz w:val="42"/>
          <w:szCs w:val="42"/>
        </w:rPr>
      </w:pPr>
      <w:bookmarkStart w:name="_r8ajry41tm6" w:id="9"/>
      <w:r>
        <w:rPr>
          <w:b w:val="1"/>
          <w:bCs w:val="1"/>
          <w:sz w:val="42"/>
          <w:szCs w:val="42"/>
          <w:rtl w:val="0"/>
          <w:lang w:val="en-US"/>
        </w:rPr>
        <w:t>Final Report</w:t>
      </w:r>
      <w:bookmarkEnd w:id="9"/>
    </w:p>
    <w:p>
      <w:pPr>
        <w:pStyle w:val="Default"/>
        <w:spacing w:line="360" w:lineRule="atLeast"/>
        <w:jc w:val="center"/>
        <w:rPr>
          <w:ins w:id="10" w:date="2019-03-05T12:16:00Z" w:author="A J Sanchez"/>
        </w:rPr>
      </w:pPr>
      <w:ins w:id="11" w:date="2019-03-05T12:16:00Z" w:author="A J Sanchez">
        <w:r>
          <w:rPr>
            <w:rtl w:val="0"/>
            <w:lang w:val="en-US"/>
          </w:rPr>
          <w:t xml:space="preserve">by </w:t>
        </w:r>
      </w:ins>
      <w:ins w:id="12" w:date="2019-03-05T12:16:00Z" w:author="A J Sanchez">
        <w:r>
          <w:rPr>
            <w:rtl w:val="0"/>
            <w:lang w:val="en-US"/>
          </w:rPr>
          <w:t>Yiding</w:t>
        </w:r>
      </w:ins>
      <w:ins w:id="13" w:date="2019-03-05T12:16:00Z" w:author="A J Sanchez">
        <w:r>
          <w:rPr>
            <w:rtl w:val="0"/>
            <w:lang w:val="en-US"/>
          </w:rPr>
          <w:t xml:space="preserve"> Weng</w:t>
        </w:r>
      </w:ins>
    </w:p>
    <w:p>
      <w:pPr>
        <w:pStyle w:val="Default"/>
        <w:spacing w:line="360" w:lineRule="atLeast"/>
        <w:jc w:val="center"/>
        <w:rPr>
          <w:b w:val="1"/>
          <w:bCs w:val="1"/>
          <w:sz w:val="42"/>
          <w:szCs w:val="42"/>
        </w:rPr>
      </w:pPr>
      <w:ins w:id="14" w:date="2019-03-05T12:16:00Z" w:author="A J Sanchez">
        <w:r>
          <w:rPr>
            <w:rtl w:val="0"/>
            <w:lang w:val="en-US"/>
          </w:rPr>
          <w:t>February,</w:t>
        </w:r>
      </w:ins>
      <w:ins w:id="15" w:date="2019-03-05T12:16:00Z" w:author="A J Sanchez">
        <w:r>
          <w:rPr>
            <w:rtl w:val="0"/>
            <w:lang w:val="en-US"/>
          </w:rPr>
          <w:t xml:space="preserve"> 2019</w:t>
        </w:r>
      </w:ins>
    </w:p>
    <w:p>
      <w:pPr>
        <w:pStyle w:val="Body A"/>
        <w:jc w:val="center"/>
        <w:rPr>
          <w:rFonts w:ascii="Helvetica Neue" w:cs="Helvetica Neue" w:hAnsi="Helvetica Neue" w:eastAsia="Helvetica Neue"/>
        </w:rPr>
      </w:pPr>
      <w:r>
        <w:rPr>
          <w:rFonts w:ascii="Helvetica Neue" w:hAnsi="Helvetica Neue"/>
          <w:rtl w:val="0"/>
          <w:lang w:val="en-US"/>
        </w:rPr>
        <w:t xml:space="preserve"> </w:t>
      </w:r>
    </w:p>
    <w:p>
      <w:pPr>
        <w:pStyle w:val="Body A"/>
        <w:rPr>
          <w:rFonts w:ascii="Helvetica Neue" w:cs="Helvetica Neue" w:hAnsi="Helvetica Neue" w:eastAsia="Helvetica Neue"/>
        </w:rPr>
      </w:pPr>
      <w:r>
        <w:rPr>
          <w:rFonts w:ascii="Helvetica Neue" w:hAnsi="Helvetica Neue"/>
          <w:rtl w:val="0"/>
          <w:lang w:val="en-US"/>
        </w:rPr>
        <w:t xml:space="preserve"> </w:t>
      </w:r>
    </w:p>
    <w:p>
      <w:pPr>
        <w:pStyle w:val="Body A"/>
        <w:rPr>
          <w:rFonts w:ascii="Helvetica Neue" w:cs="Helvetica Neue" w:hAnsi="Helvetica Neue" w:eastAsia="Helvetica Neue"/>
        </w:rPr>
      </w:pPr>
      <w:r>
        <w:rPr>
          <w:rFonts w:ascii="Helvetica Neue" w:hAnsi="Helvetica Neue"/>
          <w:rtl w:val="0"/>
          <w:lang w:val="en-US"/>
        </w:rPr>
        <w:t xml:space="preserve"> </w:t>
      </w:r>
    </w:p>
    <w:p>
      <w:pPr>
        <w:pStyle w:val="Body A"/>
        <w:rPr>
          <w:rFonts w:ascii="Helvetica Neue" w:cs="Helvetica Neue" w:hAnsi="Helvetica Neue" w:eastAsia="Helvetica Neue"/>
        </w:rPr>
      </w:pPr>
      <w:r>
        <w:rPr>
          <w:rFonts w:ascii="Helvetica Neue" w:hAnsi="Helvetica Neue"/>
          <w:rtl w:val="0"/>
          <w:lang w:val="en-US"/>
        </w:rPr>
        <w:t xml:space="preserve"> </w:t>
      </w:r>
    </w:p>
    <w:p>
      <w:pPr>
        <w:pStyle w:val="Body A"/>
        <w:rPr>
          <w:rFonts w:ascii="Helvetica Neue" w:cs="Helvetica Neue" w:hAnsi="Helvetica Neue" w:eastAsia="Helvetica Neue"/>
        </w:rPr>
      </w:pPr>
      <w:r>
        <w:rPr>
          <w:rFonts w:ascii="Helvetica Neue" w:hAnsi="Helvetica Neue"/>
          <w:rtl w:val="0"/>
          <w:lang w:val="en-US"/>
        </w:rPr>
        <w:t xml:space="preserve"> </w:t>
      </w:r>
    </w:p>
    <w:p>
      <w:pPr>
        <w:pStyle w:val="Body A"/>
        <w:rPr>
          <w:rFonts w:ascii="Helvetica Neue" w:cs="Helvetica Neue" w:hAnsi="Helvetica Neue" w:eastAsia="Helvetica Neue"/>
        </w:rPr>
      </w:pPr>
      <w:r>
        <w:rPr>
          <w:rFonts w:ascii="Helvetica Neue" w:hAnsi="Helvetica Neue"/>
          <w:rtl w:val="0"/>
          <w:lang w:val="en-US"/>
        </w:rPr>
        <w:t xml:space="preserve"> </w:t>
      </w:r>
    </w:p>
    <w:p>
      <w:pPr>
        <w:pStyle w:val="Body A"/>
        <w:rPr>
          <w:rFonts w:ascii="Helvetica Neue" w:cs="Helvetica Neue" w:hAnsi="Helvetica Neue" w:eastAsia="Helvetica Neue"/>
        </w:rPr>
      </w:pPr>
      <w:r>
        <w:rPr>
          <w:rFonts w:ascii="Helvetica Neue" w:hAnsi="Helvetica Neue"/>
          <w:rtl w:val="0"/>
          <w:lang w:val="en-US"/>
        </w:rPr>
        <w:t xml:space="preserve"> </w:t>
      </w:r>
    </w:p>
    <w:p>
      <w:pPr>
        <w:pStyle w:val="Body A"/>
        <w:rPr>
          <w:rFonts w:ascii="Helvetica Neue" w:cs="Helvetica Neue" w:hAnsi="Helvetica Neue" w:eastAsia="Helvetica Neue"/>
        </w:rPr>
      </w:pPr>
      <w:r>
        <w:rPr>
          <w:rFonts w:ascii="Helvetica Neue" w:hAnsi="Helvetica Neue"/>
          <w:rtl w:val="0"/>
          <w:lang w:val="en-US"/>
        </w:rPr>
        <w:t xml:space="preserve"> </w:t>
      </w:r>
    </w:p>
    <w:p>
      <w:pPr>
        <w:pStyle w:val="Body A"/>
        <w:rPr>
          <w:rFonts w:ascii="Helvetica Neue" w:cs="Helvetica Neue" w:hAnsi="Helvetica Neue" w:eastAsia="Helvetica Neue"/>
        </w:rPr>
      </w:pPr>
      <w:r>
        <w:rPr>
          <w:rFonts w:ascii="Helvetica Neue" w:hAnsi="Helvetica Neue"/>
          <w:rtl w:val="0"/>
          <w:lang w:val="en-US"/>
        </w:rPr>
        <w:t xml:space="preserve"> </w:t>
      </w:r>
    </w:p>
    <w:p>
      <w:pPr>
        <w:pStyle w:val="Body A"/>
        <w:rPr>
          <w:rFonts w:ascii="Helvetica Neue" w:cs="Helvetica Neue" w:hAnsi="Helvetica Neue" w:eastAsia="Helvetica Neue"/>
        </w:rPr>
      </w:pPr>
      <w:r>
        <w:rPr>
          <w:rFonts w:ascii="Helvetica Neue" w:hAnsi="Helvetica Neue"/>
          <w:rtl w:val="0"/>
          <w:lang w:val="en-US"/>
        </w:rPr>
        <w:t xml:space="preserve"> </w:t>
      </w:r>
    </w:p>
    <w:p>
      <w:pPr>
        <w:pStyle w:val="Body A"/>
        <w:rPr>
          <w:rFonts w:ascii="Helvetica Neue" w:cs="Helvetica Neue" w:hAnsi="Helvetica Neue" w:eastAsia="Helvetica Neue"/>
        </w:rPr>
      </w:pPr>
      <w:r>
        <w:rPr>
          <w:rFonts w:ascii="Helvetica Neue" w:hAnsi="Helvetica Neue"/>
          <w:rtl w:val="0"/>
          <w:lang w:val="en-US"/>
        </w:rPr>
        <w:t xml:space="preserve"> </w:t>
      </w:r>
    </w:p>
    <w:p>
      <w:pPr>
        <w:pStyle w:val="Body A"/>
        <w:rPr>
          <w:rFonts w:ascii="Helvetica Neue" w:cs="Helvetica Neue" w:hAnsi="Helvetica Neue" w:eastAsia="Helvetica Neue"/>
        </w:rPr>
      </w:pPr>
      <w:r>
        <w:rPr>
          <w:rFonts w:ascii="Helvetica Neue" w:hAnsi="Helvetica Neue"/>
          <w:rtl w:val="0"/>
          <w:lang w:val="en-US"/>
        </w:rPr>
        <w:t xml:space="preserve"> </w:t>
      </w:r>
    </w:p>
    <w:p>
      <w:pPr>
        <w:pStyle w:val="Body A"/>
        <w:rPr>
          <w:rFonts w:ascii="Helvetica Neue" w:cs="Helvetica Neue" w:hAnsi="Helvetica Neue" w:eastAsia="Helvetica Neue"/>
        </w:rPr>
      </w:pPr>
      <w:r>
        <w:rPr>
          <w:rFonts w:ascii="Helvetica Neue" w:hAnsi="Helvetica Neue"/>
          <w:rtl w:val="0"/>
          <w:lang w:val="en-US"/>
        </w:rPr>
        <w:t xml:space="preserve"> </w:t>
      </w:r>
    </w:p>
    <w:p>
      <w:pPr>
        <w:pStyle w:val="Body A"/>
        <w:rPr>
          <w:rFonts w:ascii="Helvetica Neue" w:cs="Helvetica Neue" w:hAnsi="Helvetica Neue" w:eastAsia="Helvetica Neue"/>
        </w:rPr>
      </w:pPr>
      <w:r>
        <w:rPr>
          <w:rFonts w:ascii="Helvetica Neue" w:hAnsi="Helvetica Neue"/>
          <w:rtl w:val="0"/>
          <w:lang w:val="en-US"/>
        </w:rPr>
        <w:t xml:space="preserve"> </w:t>
      </w:r>
    </w:p>
    <w:p>
      <w:pPr>
        <w:pStyle w:val="Body A"/>
        <w:rPr>
          <w:rFonts w:ascii="Helvetica Neue" w:cs="Helvetica Neue" w:hAnsi="Helvetica Neue" w:eastAsia="Helvetica Neue"/>
        </w:rPr>
      </w:pPr>
      <w:r>
        <w:rPr>
          <w:rFonts w:ascii="Helvetica Neue" w:hAnsi="Helvetica Neue"/>
          <w:rtl w:val="0"/>
          <w:lang w:val="en-US"/>
        </w:rPr>
        <w:t xml:space="preserve"> </w:t>
      </w:r>
    </w:p>
    <w:p>
      <w:pPr>
        <w:pStyle w:val="Body A"/>
        <w:rPr>
          <w:rFonts w:ascii="Helvetica Neue" w:cs="Helvetica Neue" w:hAnsi="Helvetica Neue" w:eastAsia="Helvetica Neue"/>
        </w:rPr>
      </w:pPr>
      <w:r>
        <w:rPr>
          <w:rFonts w:ascii="Helvetica Neue" w:hAnsi="Helvetica Neue"/>
          <w:rtl w:val="0"/>
          <w:lang w:val="en-US"/>
        </w:rPr>
        <w:t xml:space="preserve"> </w:t>
      </w:r>
    </w:p>
    <w:p>
      <w:pPr>
        <w:pStyle w:val="Body A"/>
        <w:jc w:val="center"/>
        <w:rPr>
          <w:del w:id="16" w:date="2019-03-05T12:15:00Z" w:author="A J Sanchez"/>
          <w:rFonts w:ascii="Helvetica Neue" w:cs="Helvetica Neue" w:hAnsi="Helvetica Neue" w:eastAsia="Helvetica Neue"/>
        </w:rPr>
      </w:pPr>
      <w:del w:id="17" w:date="2019-03-05T12:15:00Z" w:author="A J Sanchez">
        <w:r>
          <w:rPr>
            <w:rFonts w:ascii="Helvetica Neue" w:hAnsi="Helvetica Neue"/>
            <w:rtl w:val="0"/>
            <w:lang w:val="en-US"/>
          </w:rPr>
          <w:delText xml:space="preserve"> </w:delText>
        </w:r>
      </w:del>
      <w:del w:id="18" w:date="2019-03-05T12:16:00Z" w:author="A J Sanchez">
        <w:r>
          <w:rPr>
            <w:rFonts w:ascii="Helvetica Neue" w:hAnsi="Helvetica Neue"/>
            <w:rtl w:val="0"/>
            <w:lang w:val="en-US"/>
          </w:rPr>
          <w:delText>by Yiding Weng</w:delText>
        </w:r>
      </w:del>
    </w:p>
    <w:p>
      <w:pPr>
        <w:pStyle w:val="Body A"/>
        <w:jc w:val="center"/>
        <w:rPr>
          <w:rFonts w:ascii="Helvetica Neue" w:cs="Helvetica Neue" w:hAnsi="Helvetica Neue" w:eastAsia="Helvetica Neue"/>
          <w:sz w:val="24"/>
          <w:szCs w:val="24"/>
        </w:rPr>
      </w:pPr>
      <w:del w:id="19" w:date="2019-03-05T12:16:00Z" w:author="A J Sanchez">
        <w:r>
          <w:rPr>
            <w:rFonts w:ascii="Helvetica Neue" w:hAnsi="Helvetica Neue"/>
            <w:sz w:val="24"/>
            <w:szCs w:val="24"/>
            <w:rtl w:val="0"/>
            <w:lang w:val="en-US"/>
          </w:rPr>
          <w:delText>February, 2019</w:delText>
        </w:r>
      </w:del>
    </w:p>
    <w:p>
      <w:pPr>
        <w:pStyle w:val="Heading"/>
        <w:keepNext w:val="0"/>
        <w:keepLines w:val="0"/>
        <w:spacing w:before="480"/>
        <w:rPr>
          <w:rFonts w:ascii="Helvetica Neue" w:cs="Helvetica Neue" w:hAnsi="Helvetica Neue" w:eastAsia="Helvetica Neue"/>
          <w:b w:val="1"/>
          <w:bCs w:val="1"/>
          <w:sz w:val="46"/>
          <w:szCs w:val="46"/>
        </w:rPr>
      </w:pPr>
      <w:del w:id="20" w:date="2019-03-05T12:16:00Z" w:author="A J Sanchez">
        <w:r>
          <w:rPr>
            <w:rFonts w:ascii="Helvetica Neue" w:hAnsi="Helvetica Neue"/>
            <w:b w:val="1"/>
            <w:bCs w:val="1"/>
            <w:sz w:val="46"/>
            <w:szCs w:val="46"/>
            <w:rtl w:val="0"/>
            <w:lang w:val="en-US"/>
          </w:rPr>
          <w:delText>Problem</w:delText>
        </w:r>
      </w:del>
      <w:ins w:id="21" w:date="2019-03-05T12:16:00Z" w:author="A J Sanchez">
        <w:r>
          <w:rPr>
            <w:rFonts w:ascii="Helvetica Neue" w:hAnsi="Helvetica Neue"/>
            <w:b w:val="1"/>
            <w:bCs w:val="1"/>
            <w:sz w:val="46"/>
            <w:szCs w:val="46"/>
            <w:rtl w:val="0"/>
            <w:lang w:val="en-US"/>
          </w:rPr>
          <w:t>Introdu</w:t>
        </w:r>
      </w:ins>
      <w:ins w:id="22" w:date="2019-03-05T12:17:00Z" w:author="A J Sanchez">
        <w:r>
          <w:rPr>
            <w:rFonts w:ascii="Helvetica Neue" w:hAnsi="Helvetica Neue"/>
            <w:b w:val="1"/>
            <w:bCs w:val="1"/>
            <w:sz w:val="46"/>
            <w:szCs w:val="46"/>
            <w:rtl w:val="0"/>
            <w:lang w:val="en-US"/>
          </w:rPr>
          <w:t>ction</w:t>
        </w:r>
      </w:ins>
    </w:p>
    <w:p>
      <w:pPr>
        <w:pStyle w:val="Body A"/>
        <w:rPr>
          <w:rFonts w:ascii="Helvetica Neue" w:cs="Helvetica Neue" w:hAnsi="Helvetica Neue" w:eastAsia="Helvetica Neue"/>
          <w:sz w:val="24"/>
          <w:szCs w:val="24"/>
        </w:rPr>
      </w:pPr>
      <w:r>
        <w:rPr>
          <w:rFonts w:ascii="Helvetica Neue" w:hAnsi="Helvetica Neue"/>
          <w:sz w:val="24"/>
          <w:szCs w:val="24"/>
          <w:rtl w:val="0"/>
          <w:lang w:val="en-US"/>
        </w:rPr>
        <w:t xml:space="preserve">Every off-season the management of each NBA team </w:t>
      </w:r>
      <w:del w:id="23" w:date="2019-03-05T12:17:00Z" w:author="A J Sanchez">
        <w:r>
          <w:rPr>
            <w:rFonts w:ascii="Helvetica Neue" w:hAnsi="Helvetica Neue"/>
            <w:sz w:val="24"/>
            <w:szCs w:val="24"/>
            <w:rtl w:val="0"/>
            <w:lang w:val="en-US"/>
          </w:rPr>
          <w:delText xml:space="preserve">have </w:delText>
        </w:r>
      </w:del>
      <w:ins w:id="24" w:date="2019-03-05T12:17:00Z" w:author="A J Sanchez">
        <w:r>
          <w:rPr>
            <w:rFonts w:ascii="Helvetica Neue" w:hAnsi="Helvetica Neue"/>
            <w:sz w:val="24"/>
            <w:szCs w:val="24"/>
            <w:rtl w:val="0"/>
            <w:lang w:val="en-US"/>
          </w:rPr>
          <w:t>has</w:t>
        </w:r>
      </w:ins>
      <w:ins w:id="25" w:date="2019-03-05T12:17:00Z" w:author="A J Sanchez">
        <w:r>
          <w:rPr>
            <w:rFonts w:ascii="Helvetica Neue" w:hAnsi="Helvetica Neue"/>
            <w:sz w:val="24"/>
            <w:szCs w:val="24"/>
            <w:rtl w:val="0"/>
            <w:lang w:val="en-US"/>
          </w:rPr>
          <w:t xml:space="preserve"> </w:t>
        </w:r>
      </w:ins>
      <w:r>
        <w:rPr>
          <w:rFonts w:ascii="Helvetica Neue" w:hAnsi="Helvetica Neue"/>
          <w:sz w:val="24"/>
          <w:szCs w:val="24"/>
          <w:rtl w:val="0"/>
          <w:lang w:val="en-US"/>
        </w:rPr>
        <w:t xml:space="preserve">to find a way to improve </w:t>
      </w:r>
      <w:del w:id="26" w:date="2019-03-05T12:18:00Z" w:author="A J Sanchez">
        <w:r>
          <w:rPr>
            <w:rFonts w:ascii="Helvetica Neue" w:hAnsi="Helvetica Neue"/>
            <w:sz w:val="24"/>
            <w:szCs w:val="24"/>
            <w:rtl w:val="0"/>
            <w:lang w:val="en-US"/>
          </w:rPr>
          <w:delText xml:space="preserve">their </w:delText>
        </w:r>
      </w:del>
      <w:ins w:id="27" w:date="2019-03-05T12:18:00Z" w:author="A J Sanchez">
        <w:r>
          <w:rPr>
            <w:rFonts w:ascii="Helvetica Neue" w:hAnsi="Helvetica Neue"/>
            <w:sz w:val="24"/>
            <w:szCs w:val="24"/>
            <w:rtl w:val="0"/>
            <w:lang w:val="en-US"/>
          </w:rPr>
          <w:t>its</w:t>
        </w:r>
      </w:ins>
      <w:ins w:id="28" w:date="2019-03-05T12:18:00Z" w:author="A J Sanchez">
        <w:r>
          <w:rPr>
            <w:rFonts w:ascii="Helvetica Neue" w:hAnsi="Helvetica Neue"/>
            <w:sz w:val="24"/>
            <w:szCs w:val="24"/>
            <w:rtl w:val="0"/>
            <w:lang w:val="en-US"/>
          </w:rPr>
          <w:t xml:space="preserve"> </w:t>
        </w:r>
      </w:ins>
      <w:r>
        <w:rPr>
          <w:rFonts w:ascii="Helvetica Neue" w:hAnsi="Helvetica Neue"/>
          <w:sz w:val="24"/>
          <w:szCs w:val="24"/>
          <w:rtl w:val="0"/>
          <w:lang w:val="en-US"/>
        </w:rPr>
        <w:t xml:space="preserve">roster, usually through recruiting new players on the free market, or signing new contracts with their current players. But how to decide which new player to sign or which player on the old roster to keep? Will that player be able to provide the desirable contribution for the team? As each team </w:t>
      </w:r>
      <w:del w:id="29" w:date="2019-03-05T12:19:00Z" w:author="A J Sanchez">
        <w:r>
          <w:rPr>
            <w:rFonts w:ascii="Helvetica Neue" w:hAnsi="Helvetica Neue"/>
            <w:sz w:val="24"/>
            <w:szCs w:val="24"/>
            <w:rtl w:val="0"/>
            <w:lang w:val="en-US"/>
          </w:rPr>
          <w:delText xml:space="preserve">try </w:delText>
        </w:r>
      </w:del>
      <w:ins w:id="30" w:date="2019-03-05T12:19:00Z" w:author="A J Sanchez">
        <w:r>
          <w:rPr>
            <w:rFonts w:ascii="Helvetica Neue" w:hAnsi="Helvetica Neue"/>
            <w:sz w:val="24"/>
            <w:szCs w:val="24"/>
            <w:rtl w:val="0"/>
            <w:lang w:val="en-US"/>
          </w:rPr>
          <w:t>tries</w:t>
        </w:r>
      </w:ins>
      <w:ins w:id="31" w:date="2019-03-05T12:19:00Z" w:author="A J Sanchez">
        <w:r>
          <w:rPr>
            <w:rFonts w:ascii="Helvetica Neue" w:hAnsi="Helvetica Neue"/>
            <w:sz w:val="24"/>
            <w:szCs w:val="24"/>
            <w:rtl w:val="0"/>
            <w:lang w:val="en-US"/>
          </w:rPr>
          <w:t xml:space="preserve"> </w:t>
        </w:r>
      </w:ins>
      <w:r>
        <w:rPr>
          <w:rFonts w:ascii="Helvetica Neue" w:hAnsi="Helvetica Neue"/>
          <w:sz w:val="24"/>
          <w:szCs w:val="24"/>
          <w:rtl w:val="0"/>
          <w:lang w:val="en-US"/>
        </w:rPr>
        <w:t xml:space="preserve">to optimize the diversity and the integrity of the skill sets of the entire roster, there are problems </w:t>
      </w:r>
      <w:del w:id="32" w:date="2019-03-05T12:19:00Z" w:author="A J Sanchez">
        <w:r>
          <w:rPr>
            <w:rFonts w:ascii="Helvetica Neue" w:hAnsi="Helvetica Neue"/>
            <w:sz w:val="24"/>
            <w:szCs w:val="24"/>
            <w:rtl w:val="0"/>
            <w:lang w:val="en-US"/>
          </w:rPr>
          <w:delText>they have to consider</w:delText>
        </w:r>
      </w:del>
      <w:ins w:id="33" w:date="2019-03-05T12:19:00Z" w:author="A J Sanchez">
        <w:r>
          <w:rPr>
            <w:rFonts w:ascii="Helvetica Neue" w:hAnsi="Helvetica Neue"/>
            <w:sz w:val="24"/>
            <w:szCs w:val="24"/>
            <w:rtl w:val="0"/>
            <w:lang w:val="en-US"/>
          </w:rPr>
          <w:t>that must be considered</w:t>
        </w:r>
      </w:ins>
      <w:r>
        <w:rPr>
          <w:rFonts w:ascii="Helvetica Neue" w:hAnsi="Helvetica Neue"/>
          <w:sz w:val="24"/>
          <w:szCs w:val="24"/>
          <w:rtl w:val="0"/>
          <w:lang w:val="en-US"/>
        </w:rPr>
        <w:t>.</w:t>
      </w:r>
    </w:p>
    <w:p>
      <w:pPr>
        <w:pStyle w:val="Body A"/>
        <w:rPr>
          <w:rFonts w:ascii="Helvetica Neue" w:cs="Helvetica Neue" w:hAnsi="Helvetica Neue" w:eastAsia="Helvetica Neue"/>
          <w:sz w:val="24"/>
          <w:szCs w:val="24"/>
        </w:rPr>
      </w:pPr>
    </w:p>
    <w:p>
      <w:pPr>
        <w:pStyle w:val="Default"/>
        <w:spacing w:line="288" w:lineRule="auto"/>
        <w:rPr>
          <w:shd w:val="clear" w:color="auto" w:fill="ffffff"/>
        </w:rPr>
      </w:pPr>
      <w:r>
        <w:rPr>
          <w:shd w:val="clear" w:color="auto" w:fill="ffffff"/>
          <w:rtl w:val="0"/>
          <w:lang w:val="en-US"/>
        </w:rPr>
        <w:t xml:space="preserve">NBA teams are increasingly trotting out lineups with five players who can play and guard nearly any position. traditional positions don't accurately explain what a </w:t>
      </w:r>
      <w:del w:id="34" w:date="2019-03-05T12:20:00Z" w:author="A J Sanchez">
        <w:r>
          <w:rPr>
            <w:shd w:val="clear" w:color="auto" w:fill="ffffff"/>
            <w:rtl w:val="0"/>
            <w:lang w:val="en-US"/>
          </w:rPr>
          <w:delText>players</w:delText>
        </w:r>
      </w:del>
      <w:ins w:id="35" w:date="2019-03-05T12:20:00Z" w:author="A J Sanchez">
        <w:r>
          <w:rPr>
            <w:shd w:val="clear" w:color="auto" w:fill="ffffff"/>
            <w:rtl w:val="0"/>
            <w:lang w:val="en-US"/>
          </w:rPr>
          <w:t>player</w:t>
        </w:r>
      </w:ins>
      <w:ins w:id="36" w:date="2019-03-05T12:20:00Z" w:author="A J Sanchez">
        <w:r>
          <w:rPr>
            <w:shd w:val="clear" w:color="auto" w:fill="ffffff"/>
            <w:rtl w:val="0"/>
            <w:lang w:val="en-US"/>
          </w:rPr>
          <w:t>’</w:t>
        </w:r>
      </w:ins>
      <w:ins w:id="37" w:date="2019-03-05T12:20:00Z" w:author="A J Sanchez">
        <w:r>
          <w:rPr>
            <w:shd w:val="clear" w:color="auto" w:fill="ffffff"/>
            <w:rtl w:val="0"/>
            <w:lang w:val="en-US"/>
          </w:rPr>
          <w:t>s</w:t>
        </w:r>
      </w:ins>
      <w:r>
        <w:rPr>
          <w:shd w:val="clear" w:color="auto" w:fill="ffffff"/>
          <w:rtl w:val="0"/>
          <w:lang w:val="en-US"/>
        </w:rPr>
        <w:t xml:space="preserve"> skillset truly is, they incorrectly oversimplify the skill sets of NBA players. Simply plugging players into one of five positions does not accurately define a player</w:t>
      </w:r>
      <w:r>
        <w:rPr>
          <w:shd w:val="clear" w:color="auto" w:fill="ffffff"/>
          <w:rtl w:val="0"/>
          <w:lang w:val="en-US"/>
        </w:rPr>
        <w:t>’</w:t>
      </w:r>
      <w:r>
        <w:rPr>
          <w:shd w:val="clear" w:color="auto" w:fill="ffffff"/>
          <w:rtl w:val="0"/>
          <w:lang w:val="en-US"/>
        </w:rPr>
        <w:t>s specific skill set. Moreover, the misclassification of a player</w:t>
      </w:r>
      <w:r>
        <w:rPr>
          <w:shd w:val="clear" w:color="auto" w:fill="ffffff"/>
          <w:rtl w:val="0"/>
          <w:lang w:val="en-US"/>
        </w:rPr>
        <w:t>’</w:t>
      </w:r>
      <w:r>
        <w:rPr>
          <w:shd w:val="clear" w:color="auto" w:fill="ffffff"/>
          <w:rtl w:val="0"/>
          <w:lang w:val="en-US"/>
        </w:rPr>
        <w:t>s position may lead teams to waste resources on developing draft picks that do not fit their systems.</w:t>
      </w:r>
    </w:p>
    <w:p>
      <w:pPr>
        <w:pStyle w:val="Default"/>
        <w:spacing w:line="320" w:lineRule="atLeast"/>
        <w:rPr>
          <w:shd w:val="clear" w:color="auto" w:fill="ffffff"/>
        </w:rPr>
      </w:pPr>
    </w:p>
    <w:p>
      <w:pPr>
        <w:pStyle w:val="Default"/>
        <w:spacing w:line="288" w:lineRule="auto"/>
        <w:rPr>
          <w:shd w:val="clear" w:color="auto" w:fill="ffffff"/>
        </w:rPr>
      </w:pPr>
      <w:del w:id="38" w:date="2019-03-05T12:20:00Z" w:author="A J Sanchez">
        <w:r>
          <w:rPr>
            <w:shd w:val="clear" w:color="auto" w:fill="ffffff"/>
            <w:rtl w:val="0"/>
            <w:lang w:val="en-US"/>
          </w:rPr>
          <w:delText>In light of</w:delText>
        </w:r>
      </w:del>
      <w:r>
        <w:rPr>
          <w:shd w:val="clear" w:color="auto" w:fill="ffffff"/>
          <w:rtl w:val="0"/>
          <w:lang w:val="en-US"/>
        </w:rPr>
        <w:t xml:space="preserve">Considering these changes, we need an effective way to designate positions in the NBA not based on basic physical traits such as height and weight, but in terms of function, such as shooting and defense. A framework for modern NBA positions is important towards our understanding for how players have evolved, and effective roster </w:t>
      </w:r>
    </w:p>
    <w:p>
      <w:pPr>
        <w:pStyle w:val="Default"/>
        <w:spacing w:line="288" w:lineRule="auto"/>
        <w:rPr>
          <w:ins w:id="39" w:date="2019-03-05T12:21:00Z" w:author="A J Sanchez"/>
          <w:shd w:val="clear" w:color="auto" w:fill="ffffff"/>
        </w:rPr>
      </w:pPr>
      <w:r>
        <w:rPr>
          <w:shd w:val="clear" w:color="auto" w:fill="ffffff"/>
          <w:rtl w:val="0"/>
          <w:lang w:val="en-US"/>
        </w:rPr>
        <w:t>construction.</w:t>
      </w:r>
    </w:p>
    <w:p>
      <w:pPr>
        <w:pStyle w:val="Default"/>
        <w:spacing w:line="288" w:lineRule="auto"/>
        <w:rPr>
          <w:ins w:id="40" w:date="2019-03-05T12:21:00Z" w:author="A J Sanchez"/>
          <w:shd w:val="clear" w:color="auto" w:fill="ffffff"/>
        </w:rPr>
      </w:pPr>
    </w:p>
    <w:p>
      <w:pPr>
        <w:pStyle w:val="Default"/>
        <w:spacing w:line="288" w:lineRule="auto"/>
        <w:rPr>
          <w:ins w:id="41" w:date="2019-03-06T14:33:43Z" w:author="Hello"/>
          <w:sz w:val="24"/>
          <w:szCs w:val="24"/>
        </w:rPr>
      </w:pPr>
      <w:r>
        <w:rPr>
          <w:shd w:val="clear" w:color="auto" w:fill="ffffff"/>
          <w:rtl w:val="0"/>
          <w:lang w:val="en-US"/>
        </w:rPr>
        <w:t>In this project</w:t>
      </w:r>
      <w:ins w:id="42" w:date="2019-03-05T12:22:00Z" w:author="A J Sanchez">
        <w:r>
          <w:rPr>
            <w:shd w:val="clear" w:color="auto" w:fill="ffffff"/>
            <w:rtl w:val="0"/>
            <w:lang w:val="en-US"/>
          </w:rPr>
          <w:t xml:space="preserve"> </w:t>
        </w:r>
      </w:ins>
      <w:ins w:id="43" w:date="2019-03-05T12:22:00Z" w:author="A J Sanchez">
        <w:del w:id="44" w:date="2019-03-06T14:30:09Z" w:author="Hello">
          <w:r>
            <w:rPr>
              <w:shd w:val="clear" w:color="auto" w:fill="ffffff"/>
              <w:rtl w:val="0"/>
              <w:lang w:val="en-US"/>
            </w:rPr>
            <w:delText>…</w:delText>
          </w:r>
        </w:del>
      </w:ins>
      <w:ins w:id="45" w:date="2019-03-05T12:22:00Z" w:author="A J Sanchez">
        <w:del w:id="46" w:date="2019-03-06T14:30:09Z" w:author="Hello">
          <w:r>
            <w:rPr>
              <w:shd w:val="clear" w:color="auto" w:fill="ffffff"/>
              <w:rtl w:val="0"/>
              <w:lang w:val="en-US"/>
            </w:rPr>
            <w:delText>[</w:delText>
          </w:r>
        </w:del>
      </w:ins>
      <w:ins w:id="47" w:date="2019-03-05T12:22:00Z" w:author="A J Sanchez">
        <w:del w:id="48" w:date="2019-03-06T14:30:09Z" w:author="Hello">
          <w:r>
            <w:rPr>
              <w:shd w:val="clear" w:color="auto" w:fill="ffffff"/>
              <w:rtl w:val="0"/>
              <w:lang w:val="en-US"/>
            </w:rPr>
            <w:delText>explain what you have done in this project and how that is connected to the business problem you described above]</w:delText>
          </w:r>
        </w:del>
      </w:ins>
      <w:ins w:id="49" w:date="2019-03-06T14:33:43Z" w:author="Hello">
        <w:r>
          <w:rPr>
            <w:shd w:val="clear" w:color="auto" w:fill="ffffff"/>
            <w:rtl w:val="0"/>
            <w:lang w:val="en-US"/>
          </w:rPr>
          <w:t>I o</w:t>
        </w:r>
      </w:ins>
      <w:ins w:id="50" w:date="2019-03-06T14:33:43Z" w:author="Hello">
        <w:r>
          <w:rPr>
            <w:rtl w:val="0"/>
            <w:lang w:val="en-US"/>
          </w:rPr>
          <w:t>bserve</w:t>
        </w:r>
      </w:ins>
      <w:ins w:id="51" w:date="2019-03-06T14:33:43Z" w:author="Hello">
        <w:r>
          <w:rPr>
            <w:rtl w:val="0"/>
            <w:lang w:val="en-US"/>
          </w:rPr>
          <w:t>d</w:t>
        </w:r>
      </w:ins>
      <w:ins w:id="52" w:date="2019-03-06T14:33:43Z" w:author="Hello">
        <w:r>
          <w:rPr>
            <w:rtl w:val="0"/>
            <w:lang w:val="en-US"/>
          </w:rPr>
          <w:t xml:space="preserve"> and verif</w:t>
        </w:r>
      </w:ins>
      <w:ins w:id="53" w:date="2019-03-06T14:33:43Z" w:author="Hello">
        <w:r>
          <w:rPr>
            <w:rtl w:val="0"/>
            <w:lang w:val="en-US"/>
          </w:rPr>
          <w:t>ied</w:t>
        </w:r>
      </w:ins>
      <w:ins w:id="54" w:date="2019-03-06T14:33:43Z" w:author="Hello">
        <w:r>
          <w:rPr>
            <w:rtl w:val="0"/>
            <w:lang w:val="en-US"/>
          </w:rPr>
          <w:t xml:space="preserve"> the changing playing style in NBA games and players</w:t>
        </w:r>
      </w:ins>
      <w:ins w:id="55" w:date="2019-03-06T14:33:43Z" w:author="Hello">
        <w:r>
          <w:rPr>
            <w:rtl w:val="0"/>
            <w:lang w:val="en-US"/>
          </w:rPr>
          <w:t xml:space="preserve"> through data exploratory analysis, found </w:t>
        </w:r>
      </w:ins>
      <w:ins w:id="56" w:date="2019-03-06T14:33:43Z" w:author="Hello">
        <w:r>
          <w:rPr>
            <w:rtl w:val="0"/>
            <w:lang w:val="en-US"/>
          </w:rPr>
          <w:t xml:space="preserve">a way to segment NBA players according to their performance statistics using </w:t>
        </w:r>
      </w:ins>
      <w:ins w:id="57" w:date="2019-03-06T14:33:43Z" w:author="Hello">
        <w:r>
          <w:rPr>
            <w:rtl w:val="0"/>
            <w:lang w:val="en-US"/>
          </w:rPr>
          <w:t>c</w:t>
        </w:r>
      </w:ins>
      <w:ins w:id="58" w:date="2019-03-06T14:33:43Z" w:author="Hello">
        <w:r>
          <w:rPr>
            <w:rtl w:val="0"/>
            <w:lang w:val="en-US"/>
          </w:rPr>
          <w:t>lustering</w:t>
        </w:r>
      </w:ins>
      <w:ins w:id="59" w:date="2019-03-06T14:33:43Z" w:author="Hello">
        <w:r>
          <w:rPr>
            <w:rtl w:val="0"/>
            <w:lang w:val="en-US"/>
          </w:rPr>
          <w:t>, and finally discussed</w:t>
        </w:r>
      </w:ins>
      <w:commentRangeStart w:id="60"/>
      <w:ins w:id="61" w:date="2019-03-06T14:33:43Z" w:author="Hello">
        <w:r>
          <w:rPr>
            <w:sz w:val="24"/>
            <w:szCs w:val="24"/>
            <w:rtl w:val="0"/>
            <w:lang w:val="en-US"/>
          </w:rPr>
          <w:t xml:space="preserve"> the </w:t>
        </w:r>
      </w:ins>
      <w:ins w:id="62" w:date="2019-03-06T14:33:43Z" w:author="Hello">
        <w:r>
          <w:rPr>
            <w:sz w:val="24"/>
            <w:szCs w:val="24"/>
            <w:rtl w:val="0"/>
            <w:lang w:val="en-US"/>
          </w:rPr>
          <w:t xml:space="preserve">player </w:t>
        </w:r>
      </w:ins>
      <w:ins w:id="63" w:date="2019-03-06T14:33:43Z" w:author="Hello">
        <w:r>
          <w:rPr>
            <w:sz w:val="24"/>
            <w:szCs w:val="24"/>
            <w:rtl w:val="0"/>
            <w:lang w:val="en-US"/>
          </w:rPr>
          <w:t xml:space="preserve">profiles found through </w:t>
        </w:r>
      </w:ins>
      <w:ins w:id="64" w:date="2019-03-06T14:33:43Z" w:author="Hello">
        <w:r>
          <w:rPr>
            <w:sz w:val="24"/>
            <w:szCs w:val="24"/>
            <w:rtl w:val="0"/>
            <w:lang w:val="en-US"/>
          </w:rPr>
          <w:t>c</w:t>
        </w:r>
      </w:ins>
      <w:ins w:id="65" w:date="2019-03-06T14:33:43Z" w:author="Hello">
        <w:r>
          <w:rPr>
            <w:sz w:val="24"/>
            <w:szCs w:val="24"/>
            <w:rtl w:val="0"/>
            <w:lang w:val="en-US"/>
          </w:rPr>
          <w:t>lustering</w:t>
        </w:r>
      </w:ins>
      <w:commentRangeEnd w:id="60"/>
      <w:r>
        <w:commentReference w:id="60"/>
      </w:r>
      <w:ins w:id="66" w:date="2019-03-06T14:33:43Z" w:author="Hello">
        <w:r>
          <w:rPr>
            <w:sz w:val="24"/>
            <w:szCs w:val="24"/>
            <w:rtl w:val="0"/>
            <w:lang w:val="en-US"/>
          </w:rPr>
          <w:t>.</w:t>
        </w:r>
      </w:ins>
    </w:p>
    <w:p>
      <w:pPr>
        <w:pStyle w:val="Default"/>
        <w:spacing w:line="288" w:lineRule="auto"/>
        <w:rPr>
          <w:shd w:val="clear" w:color="auto" w:fill="ffffff"/>
        </w:rPr>
      </w:pPr>
    </w:p>
    <w:p>
      <w:pPr>
        <w:pStyle w:val="Default"/>
        <w:spacing w:line="320" w:lineRule="atLeast"/>
        <w:rPr>
          <w:sz w:val="28"/>
          <w:szCs w:val="28"/>
          <w:shd w:val="clear" w:color="auto" w:fill="ffffff"/>
        </w:rPr>
      </w:pPr>
    </w:p>
    <w:p>
      <w:pPr>
        <w:pStyle w:val="Heading"/>
        <w:keepNext w:val="0"/>
        <w:keepLines w:val="0"/>
        <w:spacing w:before="480"/>
        <w:rPr>
          <w:rFonts w:ascii="Helvetica Neue" w:cs="Helvetica Neue" w:hAnsi="Helvetica Neue" w:eastAsia="Helvetica Neue"/>
          <w:b w:val="1"/>
          <w:bCs w:val="1"/>
          <w:sz w:val="46"/>
          <w:szCs w:val="46"/>
        </w:rPr>
      </w:pPr>
      <w:bookmarkStart w:name="_icqhze1m5hmq" w:id="67"/>
      <w:bookmarkEnd w:id="67"/>
      <w:r>
        <w:rPr>
          <w:rFonts w:ascii="Helvetica Neue" w:hAnsi="Helvetica Neue"/>
          <w:b w:val="1"/>
          <w:bCs w:val="1"/>
          <w:sz w:val="46"/>
          <w:szCs w:val="46"/>
          <w:rtl w:val="0"/>
          <w:lang w:val="en-US"/>
        </w:rPr>
        <w:t>D</w:t>
      </w:r>
      <w:r>
        <w:rPr>
          <w:rFonts w:ascii="Helvetica Neue" w:hAnsi="Helvetica Neue"/>
          <w:b w:val="1"/>
          <w:bCs w:val="1"/>
          <w:sz w:val="46"/>
          <w:szCs w:val="46"/>
          <w:rtl w:val="0"/>
          <w:lang w:val="en-US"/>
        </w:rPr>
        <w:t>ata</w:t>
      </w:r>
    </w:p>
    <w:p>
      <w:pPr>
        <w:pStyle w:val="Body A"/>
        <w:rPr>
          <w:rFonts w:ascii="Helvetica Neue" w:cs="Helvetica Neue" w:hAnsi="Helvetica Neue" w:eastAsia="Helvetica Neue"/>
          <w:b w:val="1"/>
          <w:bCs w:val="1"/>
          <w:sz w:val="34"/>
          <w:szCs w:val="34"/>
        </w:rPr>
      </w:pPr>
      <w:bookmarkStart w:name="_sws1r23x6xaj" w:id="68"/>
      <w:bookmarkEnd w:id="68"/>
      <w:r>
        <w:rPr>
          <w:rFonts w:ascii="Helvetica Neue" w:hAnsi="Helvetica Neue"/>
          <w:b w:val="1"/>
          <w:bCs w:val="1"/>
          <w:sz w:val="34"/>
          <w:szCs w:val="34"/>
          <w:rtl w:val="0"/>
          <w:lang w:val="en-US"/>
        </w:rPr>
        <w:t>P</w:t>
      </w:r>
      <w:r>
        <w:rPr>
          <w:rFonts w:ascii="Helvetica Neue" w:hAnsi="Helvetica Neue"/>
          <w:b w:val="1"/>
          <w:bCs w:val="1"/>
          <w:sz w:val="34"/>
          <w:szCs w:val="34"/>
          <w:rtl w:val="0"/>
          <w:lang w:val="en-US"/>
        </w:rPr>
        <w:t>roposed Data Collection</w:t>
      </w:r>
      <w:r>
        <w:rPr>
          <w:rFonts w:ascii="Helvetica Neue" w:hAnsi="Helvetica Neue"/>
          <w:b w:val="1"/>
          <w:bCs w:val="1"/>
          <w:sz w:val="34"/>
          <w:szCs w:val="34"/>
          <w:rtl w:val="0"/>
          <w:lang w:val="de-DE"/>
        </w:rPr>
        <w:t>:</w:t>
      </w:r>
    </w:p>
    <w:p>
      <w:pPr>
        <w:pStyle w:val="Body A"/>
        <w:rPr>
          <w:rFonts w:ascii="Helvetica Neue" w:cs="Helvetica Neue" w:hAnsi="Helvetica Neue" w:eastAsia="Helvetica Neue"/>
          <w:sz w:val="24"/>
          <w:szCs w:val="24"/>
        </w:rPr>
      </w:pPr>
      <w:r>
        <w:rPr>
          <w:rFonts w:ascii="Helvetica Neue" w:hAnsi="Helvetica Neue"/>
          <w:sz w:val="24"/>
          <w:szCs w:val="24"/>
          <w:rtl w:val="0"/>
          <w:lang w:val="en-US"/>
        </w:rPr>
        <w:t>aggregate NBA player</w:t>
      </w:r>
      <w:r>
        <w:rPr>
          <w:rFonts w:ascii="Helvetica Neue" w:hAnsi="Helvetica Neue" w:hint="default"/>
          <w:sz w:val="24"/>
          <w:szCs w:val="24"/>
          <w:rtl w:val="0"/>
          <w:lang w:val="en-US"/>
        </w:rPr>
        <w:t>’</w:t>
      </w:r>
      <w:r>
        <w:rPr>
          <w:rFonts w:ascii="Helvetica Neue" w:hAnsi="Helvetica Neue"/>
          <w:sz w:val="24"/>
          <w:szCs w:val="24"/>
          <w:rtl w:val="0"/>
          <w:lang w:val="en-US"/>
        </w:rPr>
        <w:t>s Statistics for 67 NBA seasons.</w:t>
      </w:r>
    </w:p>
    <w:p>
      <w:pPr>
        <w:pStyle w:val="Body A"/>
        <w:rPr>
          <w:rFonts w:ascii="Helvetica Neue" w:cs="Helvetica Neue" w:hAnsi="Helvetica Neue" w:eastAsia="Helvetica Neue"/>
          <w:sz w:val="24"/>
          <w:szCs w:val="24"/>
        </w:rPr>
      </w:pPr>
    </w:p>
    <w:p>
      <w:pPr>
        <w:pStyle w:val="Body A"/>
        <w:rPr>
          <w:rStyle w:val="None"/>
          <w:rFonts w:ascii="Helvetica Neue" w:cs="Helvetica Neue" w:hAnsi="Helvetica Neue" w:eastAsia="Helvetica Neue"/>
          <w:sz w:val="24"/>
          <w:szCs w:val="24"/>
          <w:u w:val="single" w:color="0000ff"/>
        </w:rPr>
      </w:pPr>
      <w:r>
        <w:rPr>
          <w:rFonts w:ascii="Helvetica Neue" w:hAnsi="Helvetica Neue"/>
          <w:sz w:val="24"/>
          <w:szCs w:val="24"/>
          <w:rtl w:val="0"/>
          <w:lang w:val="en-US"/>
        </w:rPr>
        <w:t xml:space="preserve">Data Location: </w:t>
      </w:r>
      <w:r>
        <w:rPr>
          <w:rStyle w:val="Hyperlink.0"/>
        </w:rPr>
        <w:fldChar w:fldCharType="begin" w:fldLock="0"/>
      </w:r>
      <w:r>
        <w:rPr>
          <w:rStyle w:val="Hyperlink.0"/>
        </w:rPr>
        <w:instrText xml:space="preserve"> HYPERLINK "https://www.kaggle.com/drgilermo/nba-players-stats/data"</w:instrText>
      </w:r>
      <w:r>
        <w:rPr>
          <w:rStyle w:val="Hyperlink.0"/>
        </w:rPr>
        <w:fldChar w:fldCharType="separate" w:fldLock="0"/>
      </w:r>
      <w:r>
        <w:rPr>
          <w:rStyle w:val="Hyperlink.0"/>
          <w:rtl w:val="0"/>
        </w:rPr>
        <w:t>https://www.kaggle.com/drgilermo/nba-players-stats/data</w:t>
      </w:r>
      <w:r>
        <w:rPr/>
        <w:fldChar w:fldCharType="end" w:fldLock="0"/>
      </w:r>
    </w:p>
    <w:p>
      <w:pPr>
        <w:pStyle w:val="Body A"/>
        <w:rPr>
          <w:rStyle w:val="None"/>
          <w:rFonts w:ascii="Helvetica Neue" w:cs="Helvetica Neue" w:hAnsi="Helvetica Neue" w:eastAsia="Helvetica Neue"/>
          <w:sz w:val="24"/>
          <w:szCs w:val="24"/>
          <w:u w:val="single" w:color="0000ff"/>
        </w:rPr>
      </w:pPr>
    </w:p>
    <w:p>
      <w:pPr>
        <w:pStyle w:val="Default"/>
        <w:rPr>
          <w:rStyle w:val="None"/>
          <w:u w:val="single" w:color="0000ff"/>
        </w:rPr>
      </w:pPr>
      <w:r>
        <w:rPr>
          <w:rtl w:val="0"/>
        </w:rPr>
        <w:t>Historic NBA team records</w:t>
      </w:r>
    </w:p>
    <w:p>
      <w:pPr>
        <w:pStyle w:val="Body A"/>
        <w:rPr>
          <w:rStyle w:val="None"/>
          <w:rFonts w:ascii="Helvetica Neue" w:cs="Helvetica Neue" w:hAnsi="Helvetica Neue" w:eastAsia="Helvetica Neue"/>
          <w:sz w:val="24"/>
          <w:szCs w:val="24"/>
          <w:u w:val="single" w:color="0000ff"/>
        </w:rPr>
      </w:pPr>
    </w:p>
    <w:p>
      <w:pPr>
        <w:pStyle w:val="Body A"/>
        <w:rPr>
          <w:rStyle w:val="None"/>
          <w:rFonts w:ascii="Helvetica Neue" w:cs="Helvetica Neue" w:hAnsi="Helvetica Neue" w:eastAsia="Helvetica Neue"/>
          <w:sz w:val="24"/>
          <w:szCs w:val="24"/>
        </w:rPr>
      </w:pPr>
      <w:r>
        <w:rPr>
          <w:rStyle w:val="None"/>
          <w:rFonts w:ascii="Helvetica Neue" w:hAnsi="Helvetica Neue"/>
          <w:sz w:val="24"/>
          <w:szCs w:val="24"/>
          <w:rtl w:val="0"/>
          <w:lang w:val="en-US"/>
        </w:rPr>
        <w:t xml:space="preserve">Data Location: </w:t>
      </w:r>
      <w:r>
        <w:rPr>
          <w:rStyle w:val="None"/>
          <w:rFonts w:ascii="Helvetica Neue" w:hAnsi="Helvetica Neue"/>
          <w:sz w:val="24"/>
          <w:szCs w:val="24"/>
          <w:u w:val="single" w:color="0000ff"/>
          <w:rtl w:val="0"/>
          <w:lang w:val="en-US"/>
        </w:rPr>
        <w:t>https://www.kaggle.com/druswick/nba-team-records-historic</w:t>
      </w:r>
    </w:p>
    <w:p>
      <w:pPr>
        <w:pStyle w:val="Heading"/>
        <w:keepNext w:val="0"/>
        <w:keepLines w:val="0"/>
        <w:spacing w:after="80"/>
        <w:rPr>
          <w:rStyle w:val="None"/>
          <w:rFonts w:ascii="Helvetica Neue" w:cs="Helvetica Neue" w:hAnsi="Helvetica Neue" w:eastAsia="Helvetica Neue"/>
          <w:b w:val="1"/>
          <w:bCs w:val="1"/>
        </w:rPr>
      </w:pPr>
      <w:r>
        <w:rPr>
          <w:rStyle w:val="None"/>
          <w:rFonts w:ascii="Helvetica Neue" w:hAnsi="Helvetica Neue"/>
          <w:b w:val="1"/>
          <w:bCs w:val="1"/>
          <w:rtl w:val="0"/>
          <w:lang w:val="en-US"/>
        </w:rPr>
        <w:t>Approach</w:t>
      </w:r>
    </w:p>
    <w:p>
      <w:pPr>
        <w:pStyle w:val="Body A"/>
        <w:jc w:val="both"/>
        <w:rPr>
          <w:rStyle w:val="None"/>
          <w:rFonts w:ascii="Helvetica Neue" w:cs="Helvetica Neue" w:hAnsi="Helvetica Neue" w:eastAsia="Helvetica Neue"/>
          <w:b w:val="1"/>
          <w:bCs w:val="1"/>
        </w:rPr>
      </w:pPr>
    </w:p>
    <w:p>
      <w:pPr>
        <w:pStyle w:val="Body A"/>
        <w:spacing w:line="320" w:lineRule="atLeast"/>
        <w:jc w:val="both"/>
        <w:rPr>
          <w:ins w:id="69" w:date="2019-03-05T16:08:00Z" w:author="A J Sanchez"/>
          <w:rStyle w:val="None"/>
          <w:rFonts w:ascii="Helvetica Neue" w:cs="Helvetica Neue" w:hAnsi="Helvetica Neue" w:eastAsia="Helvetica Neue"/>
          <w:sz w:val="24"/>
          <w:szCs w:val="24"/>
        </w:rPr>
      </w:pPr>
      <w:r>
        <w:rPr>
          <w:rStyle w:val="None"/>
          <w:rFonts w:ascii="Helvetica Neue" w:hAnsi="Helvetica Neue"/>
          <w:sz w:val="24"/>
          <w:szCs w:val="24"/>
          <w:rtl w:val="0"/>
          <w:lang w:val="en-US"/>
        </w:rPr>
        <w:t>The approach to the problem will be considered to have three parts:</w:t>
      </w:r>
    </w:p>
    <w:p>
      <w:pPr>
        <w:pStyle w:val="Body A"/>
        <w:spacing w:line="320" w:lineRule="atLeast"/>
        <w:jc w:val="both"/>
        <w:rPr>
          <w:rStyle w:val="None"/>
          <w:rFonts w:ascii="Helvetica Neue" w:cs="Helvetica Neue" w:hAnsi="Helvetica Neue" w:eastAsia="Helvetica Neue"/>
          <w:sz w:val="24"/>
          <w:szCs w:val="24"/>
        </w:rPr>
      </w:pPr>
    </w:p>
    <w:p>
      <w:pPr>
        <w:pStyle w:val="Body A"/>
        <w:numPr>
          <w:ilvl w:val="0"/>
          <w:numId w:val="2"/>
        </w:numPr>
        <w:bidi w:val="0"/>
        <w:spacing w:line="320" w:lineRule="atLeast"/>
        <w:ind w:right="0"/>
        <w:jc w:val="both"/>
        <w:rPr>
          <w:rFonts w:ascii="Helvetica Neue" w:hAnsi="Helvetica Neue"/>
          <w:sz w:val="24"/>
          <w:szCs w:val="24"/>
          <w:rtl w:val="0"/>
          <w:lang w:val="en-US"/>
        </w:rPr>
      </w:pPr>
      <w:r>
        <w:rPr>
          <w:rFonts w:ascii="Helvetica Neue" w:hAnsi="Helvetica Neue"/>
          <w:sz w:val="24"/>
          <w:szCs w:val="24"/>
          <w:rtl w:val="0"/>
          <w:lang w:val="en-US"/>
        </w:rPr>
        <w:t>Observe and verify the changing playing style in NBA games and players</w:t>
      </w:r>
    </w:p>
    <w:p>
      <w:pPr>
        <w:pStyle w:val="Body A"/>
        <w:numPr>
          <w:ilvl w:val="0"/>
          <w:numId w:val="2"/>
        </w:numPr>
        <w:bidi w:val="0"/>
        <w:spacing w:line="320" w:lineRule="atLeast"/>
        <w:ind w:right="0"/>
        <w:jc w:val="both"/>
        <w:rPr>
          <w:rFonts w:ascii="Helvetica Neue" w:hAnsi="Helvetica Neue"/>
          <w:sz w:val="24"/>
          <w:szCs w:val="24"/>
          <w:rtl w:val="0"/>
          <w:lang w:val="en-US"/>
        </w:rPr>
      </w:pPr>
      <w:ins w:id="70" w:date="2019-03-06T14:32:20Z" w:author="Hello">
        <w:r>
          <w:rPr>
            <w:rFonts w:ascii="Helvetica Neue" w:hAnsi="Helvetica Neue"/>
            <w:sz w:val="24"/>
            <w:szCs w:val="24"/>
            <w:rtl w:val="0"/>
            <w:lang w:val="en-US"/>
          </w:rPr>
          <w:t>F</w:t>
        </w:r>
      </w:ins>
      <w:commentRangeStart w:id="71"/>
      <w:del w:id="72" w:date="2019-03-06T14:23:35Z" w:author="Hello">
        <w:r>
          <w:rPr>
            <w:rFonts w:ascii="Helvetica Neue" w:hAnsi="Helvetica Neue"/>
            <w:sz w:val="24"/>
            <w:szCs w:val="24"/>
            <w:rtl w:val="0"/>
            <w:lang w:val="en-US"/>
          </w:rPr>
          <w:delText xml:space="preserve">Find an optimal way </w:delText>
        </w:r>
      </w:del>
      <w:commentRangeEnd w:id="71"/>
      <w:r>
        <w:commentReference w:id="71"/>
      </w:r>
      <w:del w:id="73" w:date="2019-03-06T14:23:35Z" w:author="Hello">
        <w:r>
          <w:rPr>
            <w:rFonts w:ascii="Helvetica Neue" w:hAnsi="Helvetica Neue"/>
            <w:sz w:val="24"/>
            <w:szCs w:val="24"/>
            <w:rtl w:val="0"/>
            <w:lang w:val="en-US"/>
          </w:rPr>
          <w:delText>to classify players functions based on historical statistics</w:delText>
        </w:r>
      </w:del>
      <w:ins w:id="74" w:date="2019-03-06T14:32:16Z" w:author="Hello">
        <w:r>
          <w:rPr>
            <w:rFonts w:ascii="Helvetica Neue" w:hAnsi="Helvetica Neue"/>
            <w:sz w:val="24"/>
            <w:szCs w:val="24"/>
            <w:rtl w:val="0"/>
            <w:lang w:val="en-US"/>
          </w:rPr>
          <w:t xml:space="preserve">ind a way to segment NBA players according to their performance statistics, using </w:t>
        </w:r>
      </w:ins>
      <w:ins w:id="75" w:date="2019-03-06T14:32:16Z" w:author="Hello">
        <w:r>
          <w:rPr>
            <w:rFonts w:ascii="Helvetica Neue" w:hAnsi="Helvetica Neue"/>
            <w:sz w:val="24"/>
            <w:szCs w:val="24"/>
            <w:rtl w:val="0"/>
            <w:lang w:val="en-US"/>
          </w:rPr>
          <w:t>c</w:t>
        </w:r>
      </w:ins>
      <w:ins w:id="76" w:date="2019-03-06T14:32:16Z" w:author="Hello">
        <w:r>
          <w:rPr>
            <w:rFonts w:ascii="Helvetica Neue" w:hAnsi="Helvetica Neue"/>
            <w:sz w:val="24"/>
            <w:szCs w:val="24"/>
            <w:rtl w:val="0"/>
            <w:lang w:val="en-US"/>
          </w:rPr>
          <w:t>lustering</w:t>
        </w:r>
      </w:ins>
    </w:p>
    <w:p>
      <w:pPr>
        <w:pStyle w:val="Body A"/>
        <w:spacing w:line="320" w:lineRule="atLeast"/>
        <w:jc w:val="both"/>
        <w:rPr>
          <w:rStyle w:val="None"/>
          <w:rFonts w:ascii="Helvetica Neue" w:cs="Helvetica Neue" w:hAnsi="Helvetica Neue" w:eastAsia="Helvetica Neue"/>
          <w:sz w:val="24"/>
          <w:szCs w:val="24"/>
        </w:rPr>
      </w:pPr>
      <w:r>
        <w:rPr>
          <w:rStyle w:val="None"/>
          <w:rFonts w:ascii="Helvetica Neue" w:hAnsi="Helvetica Neue"/>
          <w:sz w:val="24"/>
          <w:szCs w:val="24"/>
          <w:rtl w:val="0"/>
          <w:lang w:val="en-US"/>
        </w:rPr>
        <w:t xml:space="preserve">3. </w:t>
      </w:r>
      <w:commentRangeStart w:id="77"/>
      <w:del w:id="78" w:date="2019-03-06T14:24:27Z" w:author="Hello">
        <w:r>
          <w:rPr>
            <w:rStyle w:val="None"/>
            <w:rFonts w:ascii="Helvetica Neue" w:hAnsi="Helvetica Neue"/>
            <w:sz w:val="24"/>
            <w:szCs w:val="24"/>
            <w:rtl w:val="0"/>
            <w:lang w:val="en-US"/>
          </w:rPr>
          <w:delText>Summarize the characters of the players</w:delText>
        </w:r>
      </w:del>
      <w:ins w:id="79" w:date="2019-03-06T14:32:10Z" w:author="Hello">
        <w:r>
          <w:rPr>
            <w:rStyle w:val="None"/>
            <w:rFonts w:ascii="Helvetica Neue" w:hAnsi="Helvetica Neue"/>
            <w:sz w:val="24"/>
            <w:szCs w:val="24"/>
            <w:rtl w:val="0"/>
            <w:lang w:val="en-US"/>
          </w:rPr>
          <w:t xml:space="preserve">Discuss the profiles found through </w:t>
        </w:r>
      </w:ins>
      <w:ins w:id="80" w:date="2019-03-06T14:32:10Z" w:author="Hello">
        <w:r>
          <w:rPr>
            <w:rStyle w:val="None"/>
            <w:rFonts w:ascii="Helvetica Neue" w:hAnsi="Helvetica Neue"/>
            <w:sz w:val="24"/>
            <w:szCs w:val="24"/>
            <w:rtl w:val="0"/>
            <w:lang w:val="en-US"/>
          </w:rPr>
          <w:t>c</w:t>
        </w:r>
      </w:ins>
      <w:ins w:id="81" w:date="2019-03-06T14:32:10Z" w:author="Hello">
        <w:r>
          <w:rPr>
            <w:rStyle w:val="None"/>
            <w:rFonts w:ascii="Helvetica Neue" w:hAnsi="Helvetica Neue"/>
            <w:sz w:val="24"/>
            <w:szCs w:val="24"/>
            <w:rtl w:val="0"/>
            <w:lang w:val="en-US"/>
          </w:rPr>
          <w:t>lustering</w:t>
        </w:r>
      </w:ins>
      <w:r>
        <w:rPr>
          <w:rStyle w:val="None"/>
          <w:rFonts w:ascii="Helvetica Neue" w:hAnsi="Helvetica Neue"/>
          <w:sz w:val="24"/>
          <w:szCs w:val="24"/>
          <w:rtl w:val="0"/>
          <w:lang w:val="en-US"/>
        </w:rPr>
        <w:t xml:space="preserve"> </w:t>
      </w:r>
      <w:del w:id="82" w:date="2019-03-06T14:25:00Z" w:author="Hello">
        <w:r>
          <w:rPr>
            <w:rStyle w:val="None"/>
            <w:rFonts w:ascii="Helvetica Neue" w:hAnsi="Helvetica Neue"/>
            <w:sz w:val="24"/>
            <w:szCs w:val="24"/>
            <w:rtl w:val="0"/>
            <w:lang w:val="en-US"/>
          </w:rPr>
          <w:delText>in the same function group</w:delText>
        </w:r>
      </w:del>
      <w:commentRangeEnd w:id="77"/>
      <w:r>
        <w:commentReference w:id="77"/>
      </w:r>
    </w:p>
    <w:p>
      <w:pPr>
        <w:pStyle w:val="Body A"/>
        <w:spacing w:line="320" w:lineRule="atLeast"/>
        <w:jc w:val="both"/>
        <w:rPr>
          <w:rStyle w:val="None"/>
          <w:rFonts w:ascii="Helvetica Neue" w:cs="Helvetica Neue" w:hAnsi="Helvetica Neue" w:eastAsia="Helvetica Neue"/>
          <w:sz w:val="24"/>
          <w:szCs w:val="24"/>
        </w:rPr>
      </w:pPr>
    </w:p>
    <w:p>
      <w:pPr>
        <w:pStyle w:val="Body A"/>
        <w:spacing w:line="320" w:lineRule="atLeast"/>
        <w:jc w:val="both"/>
        <w:rPr>
          <w:rStyle w:val="None"/>
          <w:rFonts w:ascii="Helvetica Neue" w:cs="Helvetica Neue" w:hAnsi="Helvetica Neue" w:eastAsia="Helvetica Neue"/>
          <w:sz w:val="24"/>
          <w:szCs w:val="24"/>
        </w:rPr>
      </w:pPr>
      <w:r>
        <w:rPr>
          <w:rStyle w:val="None"/>
          <w:rFonts w:ascii="Helvetica Neue" w:hAnsi="Helvetica Neue"/>
          <w:sz w:val="24"/>
          <w:szCs w:val="24"/>
          <w:rtl w:val="0"/>
          <w:lang w:val="en-US"/>
        </w:rPr>
        <w:t>The first data collection includes the performance statistics of each individual player in each season. Using clustering method</w:t>
      </w:r>
      <w:ins w:id="83" w:date="2019-03-05T16:12:00Z" w:author="A J Sanchez">
        <w:r>
          <w:rPr>
            <w:rStyle w:val="None"/>
            <w:rFonts w:ascii="Helvetica Neue" w:hAnsi="Helvetica Neue"/>
            <w:sz w:val="24"/>
            <w:szCs w:val="24"/>
            <w:rtl w:val="0"/>
            <w:lang w:val="en-US"/>
          </w:rPr>
          <w:t>s</w:t>
        </w:r>
      </w:ins>
      <w:r>
        <w:rPr>
          <w:rStyle w:val="None"/>
          <w:rFonts w:ascii="Helvetica Neue" w:hAnsi="Helvetica Neue"/>
          <w:sz w:val="24"/>
          <w:szCs w:val="24"/>
          <w:rtl w:val="0"/>
          <w:lang w:val="en-US"/>
        </w:rPr>
        <w:t xml:space="preserve"> to find out </w:t>
      </w:r>
      <w:del w:id="84" w:date="2019-03-05T16:12:00Z" w:author="A J Sanchez">
        <w:r>
          <w:rPr>
            <w:rStyle w:val="None"/>
            <w:rFonts w:ascii="Helvetica Neue" w:hAnsi="Helvetica Neue"/>
            <w:sz w:val="24"/>
            <w:szCs w:val="24"/>
            <w:rtl w:val="0"/>
            <w:lang w:val="en-US"/>
          </w:rPr>
          <w:delText>the optimal</w:delText>
        </w:r>
      </w:del>
      <w:ins w:id="85" w:date="2019-03-05T16:12:00Z" w:author="A J Sanchez">
        <w:r>
          <w:rPr>
            <w:rStyle w:val="None"/>
            <w:rFonts w:ascii="Helvetica Neue" w:hAnsi="Helvetica Neue"/>
            <w:sz w:val="24"/>
            <w:szCs w:val="24"/>
            <w:rtl w:val="0"/>
            <w:lang w:val="en-US"/>
          </w:rPr>
          <w:t>systematic</w:t>
        </w:r>
      </w:ins>
      <w:r>
        <w:rPr>
          <w:rStyle w:val="None"/>
          <w:rFonts w:ascii="Helvetica Neue" w:hAnsi="Helvetica Neue"/>
          <w:sz w:val="24"/>
          <w:szCs w:val="24"/>
          <w:rtl w:val="0"/>
          <w:lang w:val="en-US"/>
        </w:rPr>
        <w:t xml:space="preserve"> ways of defining </w:t>
      </w:r>
    </w:p>
    <w:p>
      <w:pPr>
        <w:pStyle w:val="Body A"/>
        <w:spacing w:line="320" w:lineRule="atLeast"/>
        <w:jc w:val="both"/>
        <w:rPr>
          <w:rStyle w:val="None"/>
          <w:rFonts w:ascii="Helvetica Neue" w:cs="Helvetica Neue" w:hAnsi="Helvetica Neue" w:eastAsia="Helvetica Neue"/>
          <w:sz w:val="24"/>
          <w:szCs w:val="24"/>
        </w:rPr>
      </w:pPr>
      <w:r>
        <w:rPr>
          <w:rStyle w:val="None"/>
          <w:rFonts w:ascii="Helvetica Neue" w:hAnsi="Helvetica Neue"/>
          <w:sz w:val="24"/>
          <w:szCs w:val="24"/>
          <w:rtl w:val="0"/>
          <w:lang w:val="en-US"/>
        </w:rPr>
        <w:t>categories that specifies function or characteristics of players in the same category, compare that with the traditional way of defining player roles as PG, SG, SF, PF and C</w:t>
      </w:r>
      <w:ins w:id="86" w:date="2019-03-05T16:16:00Z" w:author="A J Sanchez">
        <w:r>
          <w:rPr>
            <w:rStyle w:val="None"/>
            <w:rFonts w:ascii="Helvetica Neue" w:hAnsi="Helvetica Neue"/>
            <w:sz w:val="24"/>
            <w:szCs w:val="24"/>
            <w:rtl w:val="0"/>
            <w:lang w:val="en-US"/>
          </w:rPr>
          <w:t xml:space="preserve"> (see the definitions of these acronyms below)</w:t>
        </w:r>
      </w:ins>
      <w:r>
        <w:rPr>
          <w:rStyle w:val="None"/>
          <w:rFonts w:ascii="Helvetica Neue" w:hAnsi="Helvetica Neue"/>
          <w:sz w:val="24"/>
          <w:szCs w:val="24"/>
          <w:rtl w:val="0"/>
          <w:lang w:val="en-US"/>
        </w:rPr>
        <w:t xml:space="preserve">. </w:t>
      </w:r>
    </w:p>
    <w:p>
      <w:pPr>
        <w:pStyle w:val="Body A"/>
        <w:spacing w:line="320" w:lineRule="atLeast"/>
        <w:jc w:val="both"/>
        <w:rPr>
          <w:rStyle w:val="None"/>
          <w:rFonts w:ascii="Helvetica Neue" w:cs="Helvetica Neue" w:hAnsi="Helvetica Neue" w:eastAsia="Helvetica Neue"/>
          <w:sz w:val="24"/>
          <w:szCs w:val="24"/>
        </w:rPr>
      </w:pPr>
    </w:p>
    <w:p>
      <w:pPr>
        <w:pStyle w:val="Body A"/>
        <w:spacing w:line="320" w:lineRule="atLeast"/>
        <w:jc w:val="both"/>
        <w:rPr>
          <w:rStyle w:val="None"/>
          <w:rFonts w:ascii="Helvetica Neue" w:cs="Helvetica Neue" w:hAnsi="Helvetica Neue" w:eastAsia="Helvetica Neue"/>
          <w:sz w:val="24"/>
          <w:szCs w:val="24"/>
        </w:rPr>
      </w:pPr>
      <w:r>
        <w:rPr>
          <w:rStyle w:val="None"/>
          <w:rFonts w:ascii="Helvetica Neue" w:hAnsi="Helvetica Neue"/>
          <w:sz w:val="24"/>
          <w:szCs w:val="24"/>
          <w:rtl w:val="0"/>
          <w:lang w:val="en-US"/>
        </w:rPr>
        <w:t xml:space="preserve">For the second part understand whether each team has a balanced number of players in each new defining roles, and </w:t>
      </w:r>
      <w:del w:id="87" w:date="2019-03-05T16:14:00Z" w:author="A J Sanchez">
        <w:r>
          <w:rPr>
            <w:rStyle w:val="None"/>
            <w:rFonts w:ascii="Helvetica Neue" w:hAnsi="Helvetica Neue"/>
            <w:sz w:val="24"/>
            <w:szCs w:val="24"/>
            <w:rtl w:val="0"/>
            <w:lang w:val="en-US"/>
          </w:rPr>
          <w:delText xml:space="preserve">test </w:delText>
        </w:r>
      </w:del>
      <w:ins w:id="88" w:date="2019-03-05T16:14:00Z" w:author="A J Sanchez">
        <w:r>
          <w:rPr>
            <w:rStyle w:val="None"/>
            <w:rFonts w:ascii="Helvetica Neue" w:hAnsi="Helvetica Neue"/>
            <w:sz w:val="24"/>
            <w:szCs w:val="24"/>
            <w:rtl w:val="0"/>
            <w:lang w:val="en-US"/>
          </w:rPr>
          <w:t>evaluate</w:t>
        </w:r>
      </w:ins>
      <w:ins w:id="89" w:date="2019-03-05T16:14:00Z" w:author="A J Sanchez">
        <w:r>
          <w:rPr>
            <w:rStyle w:val="None"/>
            <w:rFonts w:ascii="Helvetica Neue" w:hAnsi="Helvetica Neue"/>
            <w:sz w:val="24"/>
            <w:szCs w:val="24"/>
            <w:rtl w:val="0"/>
            <w:lang w:val="en-US"/>
          </w:rPr>
          <w:t xml:space="preserve"> </w:t>
        </w:r>
      </w:ins>
      <w:r>
        <w:rPr>
          <w:rStyle w:val="None"/>
          <w:rFonts w:ascii="Helvetica Neue" w:hAnsi="Helvetica Neue"/>
          <w:sz w:val="24"/>
          <w:szCs w:val="24"/>
          <w:rtl w:val="0"/>
          <w:lang w:val="en-US"/>
        </w:rPr>
        <w:t>if the completion level is correlated to team regular season performance using the historic team records.</w:t>
      </w:r>
    </w:p>
    <w:p>
      <w:pPr>
        <w:pStyle w:val="Body A"/>
        <w:jc w:val="both"/>
        <w:rPr>
          <w:rStyle w:val="None"/>
          <w:rFonts w:ascii="Helvetica Neue" w:cs="Helvetica Neue" w:hAnsi="Helvetica Neue" w:eastAsia="Helvetica Neue"/>
          <w:sz w:val="24"/>
          <w:szCs w:val="24"/>
        </w:rPr>
      </w:pPr>
    </w:p>
    <w:p>
      <w:pPr>
        <w:pStyle w:val="Heading"/>
        <w:keepNext w:val="0"/>
        <w:keepLines w:val="0"/>
        <w:spacing w:after="80"/>
        <w:jc w:val="both"/>
        <w:rPr>
          <w:rStyle w:val="None"/>
          <w:rFonts w:ascii="Helvetica Neue" w:cs="Helvetica Neue" w:hAnsi="Helvetica Neue" w:eastAsia="Helvetica Neue"/>
        </w:rPr>
      </w:pPr>
      <w:r>
        <w:rPr>
          <w:rStyle w:val="None"/>
          <w:rFonts w:ascii="Helvetica Neue" w:hAnsi="Helvetica Neue"/>
          <w:b w:val="1"/>
          <w:bCs w:val="1"/>
          <w:rtl w:val="0"/>
          <w:lang w:val="en-US"/>
        </w:rPr>
        <w:t xml:space="preserve">Data </w:t>
      </w:r>
      <w:r>
        <w:rPr>
          <w:rStyle w:val="None"/>
          <w:rFonts w:ascii="Helvetica Neue" w:hAnsi="Helvetica Neue"/>
          <w:b w:val="1"/>
          <w:bCs w:val="1"/>
          <w:sz w:val="46"/>
          <w:szCs w:val="46"/>
          <w:rtl w:val="0"/>
          <w:lang w:val="en-US"/>
        </w:rPr>
        <w:t>wrangling</w:t>
      </w:r>
    </w:p>
    <w:p>
      <w:pPr>
        <w:pStyle w:val="Body A"/>
        <w:jc w:val="both"/>
        <w:rPr>
          <w:rStyle w:val="None"/>
          <w:rFonts w:ascii="Helvetica Neue" w:cs="Helvetica Neue" w:hAnsi="Helvetica Neue" w:eastAsia="Helvetica Neue"/>
          <w:sz w:val="24"/>
          <w:szCs w:val="24"/>
        </w:rPr>
      </w:pPr>
    </w:p>
    <w:p>
      <w:pPr>
        <w:pStyle w:val="Default"/>
        <w:spacing w:after="200" w:line="360" w:lineRule="atLeast"/>
        <w:jc w:val="both"/>
        <w:rPr>
          <w:rStyle w:val="None"/>
          <w:b w:val="1"/>
          <w:bCs w:val="1"/>
          <w:u w:color="333333"/>
          <w:shd w:val="clear" w:color="auto" w:fill="ffffff"/>
        </w:rPr>
      </w:pPr>
      <w:r>
        <w:rPr>
          <w:rStyle w:val="None"/>
          <w:b w:val="1"/>
          <w:bCs w:val="1"/>
          <w:u w:color="333333"/>
          <w:shd w:val="clear" w:color="auto" w:fill="ffffff"/>
          <w:rtl w:val="0"/>
          <w:lang w:val="en-US"/>
        </w:rPr>
        <w:t>Data cleaning</w:t>
      </w:r>
      <w:r>
        <w:rPr>
          <w:rStyle w:val="None"/>
          <w:rFonts w:ascii="Times New Roman" w:cs="Times New Roman" w:hAnsi="Times New Roman" w:eastAsia="Times New Roman"/>
          <w:b w:val="1"/>
          <w:bCs w:val="1"/>
          <w:u w:color="333333"/>
          <w:shd w:val="clear" w:color="auto" w:fill="ffffff"/>
        </w:rPr>
        <w:drawing>
          <wp:anchor distT="152400" distB="152400" distL="152400" distR="152400" simplePos="0" relativeHeight="251659264" behindDoc="0" locked="0" layoutInCell="1" allowOverlap="1">
            <wp:simplePos x="0" y="0"/>
            <wp:positionH relativeFrom="page">
              <wp:posOffset>3879850</wp:posOffset>
            </wp:positionH>
            <wp:positionV relativeFrom="line">
              <wp:posOffset>-99064</wp:posOffset>
            </wp:positionV>
            <wp:extent cx="2627841" cy="2209057"/>
            <wp:effectExtent l="0" t="0" r="0" b="0"/>
            <wp:wrapThrough wrapText="bothSides" distL="152400" distR="152400">
              <wp:wrapPolygon edited="1">
                <wp:start x="0" y="0"/>
                <wp:lineTo x="0" y="21600"/>
                <wp:lineTo x="21599" y="21600"/>
                <wp:lineTo x="21599" y="0"/>
                <wp:lineTo x="0" y="0"/>
              </wp:wrapPolygon>
            </wp:wrapThrough>
            <wp:docPr id="1073741825" name="officeArt object" descr="Basketball_Positions.png"/>
            <wp:cNvGraphicFramePr/>
            <a:graphic xmlns:a="http://schemas.openxmlformats.org/drawingml/2006/main">
              <a:graphicData uri="http://schemas.openxmlformats.org/drawingml/2006/picture">
                <pic:pic xmlns:pic="http://schemas.openxmlformats.org/drawingml/2006/picture">
                  <pic:nvPicPr>
                    <pic:cNvPr id="1073741825" name="Basketball_Positions.png" descr="Basketball_Positions.png"/>
                    <pic:cNvPicPr>
                      <a:picLocks noChangeAspect="1"/>
                    </pic:cNvPicPr>
                  </pic:nvPicPr>
                  <pic:blipFill>
                    <a:blip r:embed="rId4">
                      <a:extLst/>
                    </a:blip>
                    <a:srcRect l="0" t="0" r="0" b="7046"/>
                    <a:stretch>
                      <a:fillRect/>
                    </a:stretch>
                  </pic:blipFill>
                  <pic:spPr>
                    <a:xfrm>
                      <a:off x="0" y="0"/>
                      <a:ext cx="2627841" cy="2209057"/>
                    </a:xfrm>
                    <a:prstGeom prst="rect">
                      <a:avLst/>
                    </a:prstGeom>
                    <a:ln w="12700" cap="flat">
                      <a:noFill/>
                      <a:miter lim="400000"/>
                    </a:ln>
                    <a:effectLst/>
                  </pic:spPr>
                </pic:pic>
              </a:graphicData>
            </a:graphic>
          </wp:anchor>
        </w:drawing>
      </w:r>
      <w:r>
        <w:rPr>
          <w:rStyle w:val="None"/>
          <w:b w:val="1"/>
          <w:bCs w:val="1"/>
          <w:u w:color="333333"/>
          <w:shd w:val="clear" w:color="auto" w:fill="ffffff"/>
          <w:rtl w:val="0"/>
          <w:lang w:val="en-US"/>
        </w:rPr>
        <w:t xml:space="preserve"> </w:t>
      </w:r>
    </w:p>
    <w:p>
      <w:pPr>
        <w:pStyle w:val="Default"/>
        <w:spacing w:line="264" w:lineRule="auto"/>
        <w:jc w:val="both"/>
        <w:rPr>
          <w:rStyle w:val="None"/>
          <w:u w:color="333333"/>
          <w:shd w:val="clear" w:color="auto" w:fill="ffffff"/>
        </w:rPr>
      </w:pPr>
      <w:r>
        <w:rPr>
          <w:rStyle w:val="None"/>
          <w:u w:color="333333"/>
          <w:shd w:val="clear" w:color="auto" w:fill="ffffff"/>
          <w:rtl w:val="0"/>
          <w:lang w:val="en-US"/>
        </w:rPr>
        <w:t xml:space="preserve">In dealing with player positions, </w:t>
      </w:r>
    </w:p>
    <w:p>
      <w:pPr>
        <w:pStyle w:val="Default"/>
        <w:spacing w:line="264" w:lineRule="auto"/>
        <w:jc w:val="both"/>
        <w:rPr>
          <w:rStyle w:val="None"/>
          <w:u w:color="333333"/>
          <w:shd w:val="clear" w:color="auto" w:fill="ffffff"/>
        </w:rPr>
      </w:pPr>
      <w:r>
        <w:rPr>
          <w:rStyle w:val="None"/>
          <w:u w:color="333333"/>
          <w:shd w:val="clear" w:color="auto" w:fill="ffffff"/>
          <w:rtl w:val="0"/>
          <w:lang w:val="en-US"/>
        </w:rPr>
        <w:t>1. Point Guard (PG), typically the team's best ball handler and passer.</w:t>
      </w:r>
    </w:p>
    <w:p>
      <w:pPr>
        <w:pStyle w:val="Default"/>
        <w:spacing w:line="264" w:lineRule="auto"/>
        <w:jc w:val="both"/>
        <w:rPr>
          <w:rStyle w:val="None"/>
          <w:u w:color="333333"/>
          <w:shd w:val="clear" w:color="auto" w:fill="ffffff"/>
        </w:rPr>
      </w:pPr>
      <w:r>
        <w:rPr>
          <w:rStyle w:val="None"/>
          <w:u w:color="333333"/>
          <w:shd w:val="clear" w:color="auto" w:fill="ffffff"/>
          <w:rtl w:val="0"/>
          <w:lang w:val="en-US"/>
        </w:rPr>
        <w:t xml:space="preserve">2. Shooting Guard (SG), </w:t>
      </w:r>
      <w:r>
        <w:rPr>
          <w:rtl w:val="0"/>
          <w:lang w:val="en-US"/>
        </w:rPr>
        <w:t xml:space="preserve">usually able to shoot the ball from </w:t>
      </w:r>
      <w:del w:id="90" w:date="2019-03-05T16:15:00Z" w:author="A J Sanchez">
        <w:r>
          <w:rPr>
            <w:rtl w:val="0"/>
            <w:lang w:val="en-US"/>
          </w:rPr>
          <w:delText>three point</w:delText>
        </w:r>
      </w:del>
      <w:ins w:id="91" w:date="2019-03-05T16:15:00Z" w:author="A J Sanchez">
        <w:r>
          <w:rPr>
            <w:rtl w:val="0"/>
            <w:lang w:val="en-US"/>
          </w:rPr>
          <w:t>three-point</w:t>
        </w:r>
      </w:ins>
      <w:r>
        <w:rPr>
          <w:rtl w:val="0"/>
          <w:lang w:val="en-US"/>
        </w:rPr>
        <w:t xml:space="preserve"> range, they also tend to be the best defender on the team, as well as being able to move without the ball to create open looks:</w:t>
      </w:r>
      <w:r>
        <w:rPr>
          <w:rStyle w:val="None"/>
          <w:u w:color="333333"/>
          <w:shd w:val="clear" w:color="auto" w:fill="ffffff"/>
          <w:rtl w:val="0"/>
          <w:lang w:val="en-US"/>
        </w:rPr>
        <w:t xml:space="preserve"> </w:t>
      </w:r>
    </w:p>
    <w:p>
      <w:pPr>
        <w:pStyle w:val="Default"/>
        <w:spacing w:line="264" w:lineRule="auto"/>
        <w:jc w:val="both"/>
        <w:rPr>
          <w:rStyle w:val="None"/>
          <w:u w:color="333333"/>
          <w:shd w:val="clear" w:color="auto" w:fill="ffffff"/>
        </w:rPr>
      </w:pPr>
      <w:r>
        <w:rPr>
          <w:rStyle w:val="None"/>
          <w:u w:color="333333"/>
          <w:shd w:val="clear" w:color="auto" w:fill="ffffff"/>
          <w:rtl w:val="0"/>
          <w:lang w:val="en-US"/>
        </w:rPr>
        <w:t>Point Guard (PG), typically the team's best ball handler and passer.</w:t>
      </w:r>
    </w:p>
    <w:p>
      <w:pPr>
        <w:pStyle w:val="Default"/>
        <w:spacing w:line="264" w:lineRule="auto"/>
        <w:jc w:val="both"/>
        <w:rPr>
          <w:rStyle w:val="None"/>
          <w:u w:color="333333"/>
          <w:shd w:val="clear" w:color="auto" w:fill="ffffff"/>
        </w:rPr>
      </w:pPr>
      <w:r>
        <w:rPr>
          <w:rStyle w:val="None"/>
          <w:u w:color="333333"/>
          <w:shd w:val="clear" w:color="auto" w:fill="ffffff"/>
          <w:rtl w:val="0"/>
          <w:lang w:val="en-US"/>
        </w:rPr>
        <w:t>3. Small forwards (SF), resembles a shooting guard more often than a power forward, which means they have quickness and strength at the same time.</w:t>
      </w:r>
    </w:p>
    <w:p>
      <w:pPr>
        <w:pStyle w:val="Default"/>
        <w:spacing w:line="264" w:lineRule="auto"/>
        <w:jc w:val="both"/>
        <w:rPr>
          <w:rStyle w:val="None"/>
          <w:u w:color="333333"/>
          <w:shd w:val="clear" w:color="auto" w:fill="ffffff"/>
        </w:rPr>
      </w:pPr>
      <w:r>
        <w:rPr>
          <w:rStyle w:val="None"/>
          <w:u w:color="333333"/>
          <w:shd w:val="clear" w:color="auto" w:fill="ffffff"/>
          <w:rtl w:val="0"/>
          <w:lang w:val="en-US"/>
        </w:rPr>
        <w:t>4. Power forward (PF), similar role to C, able to score close to the basket while also being able to shoot mid-range jump shots.</w:t>
      </w:r>
    </w:p>
    <w:p>
      <w:pPr>
        <w:pStyle w:val="Default"/>
        <w:spacing w:line="264" w:lineRule="auto"/>
        <w:jc w:val="both"/>
        <w:rPr>
          <w:rStyle w:val="None"/>
          <w:u w:color="333333"/>
          <w:shd w:val="clear" w:color="auto" w:fill="ffffff"/>
        </w:rPr>
      </w:pPr>
      <w:r>
        <w:rPr>
          <w:rStyle w:val="None"/>
          <w:u w:color="333333"/>
          <w:shd w:val="clear" w:color="auto" w:fill="ffffff"/>
          <w:rtl w:val="0"/>
          <w:lang w:val="en-US"/>
        </w:rPr>
        <w:t xml:space="preserve">5. Center (C), usually the tallest player of the team who plays near the baseline or close to the basket. </w:t>
      </w:r>
    </w:p>
    <w:p>
      <w:pPr>
        <w:pStyle w:val="Default"/>
        <w:spacing w:line="264" w:lineRule="auto"/>
        <w:jc w:val="both"/>
        <w:rPr>
          <w:rStyle w:val="None"/>
          <w:u w:color="333333"/>
          <w:shd w:val="clear" w:color="auto" w:fill="ffffff"/>
        </w:rPr>
      </w:pPr>
    </w:p>
    <w:p>
      <w:pPr>
        <w:pStyle w:val="Default"/>
        <w:spacing w:line="264" w:lineRule="auto"/>
        <w:jc w:val="both"/>
        <w:rPr>
          <w:del w:id="92" w:date="2019-03-05T16:16:00Z" w:author="A J Sanchez"/>
          <w:rStyle w:val="None"/>
          <w:u w:color="333333"/>
          <w:shd w:val="clear" w:color="auto" w:fill="ffffff"/>
        </w:rPr>
      </w:pPr>
      <w:r>
        <w:rPr>
          <w:rStyle w:val="None"/>
          <w:u w:color="333333"/>
          <w:shd w:val="clear" w:color="auto" w:fill="ffffff"/>
          <w:rtl w:val="0"/>
          <w:lang w:val="en-US"/>
        </w:rPr>
        <w:t>PG, SG, PG, PF, C are the 5 designated positions for professional players, but a very small portion of players played a role somewhere in</w:t>
      </w:r>
      <w:ins w:id="93" w:date="2019-03-05T16:16:00Z" w:author="A J Sanchez">
        <w:r>
          <w:rPr>
            <w:rStyle w:val="None"/>
            <w:u w:color="333333"/>
            <w:shd w:val="clear" w:color="auto" w:fill="ffffff"/>
            <w:rtl w:val="0"/>
            <w:lang w:val="en-US"/>
          </w:rPr>
          <w:t>-</w:t>
        </w:r>
      </w:ins>
      <w:del w:id="94" w:date="2019-03-05T16:16:00Z" w:author="A J Sanchez">
        <w:r>
          <w:rPr>
            <w:rStyle w:val="None"/>
            <w:u w:color="333333"/>
            <w:shd w:val="clear" w:color="auto" w:fill="ffffff"/>
            <w:rtl w:val="0"/>
            <w:lang w:val="en-US"/>
          </w:rPr>
          <w:delText xml:space="preserve"> </w:delText>
        </w:r>
      </w:del>
    </w:p>
    <w:p>
      <w:pPr>
        <w:pStyle w:val="Default"/>
        <w:spacing w:line="264" w:lineRule="auto"/>
        <w:jc w:val="both"/>
        <w:rPr>
          <w:rStyle w:val="None"/>
          <w:u w:color="333333"/>
          <w:shd w:val="clear" w:color="auto" w:fill="ffffff"/>
        </w:rPr>
      </w:pPr>
      <w:r>
        <w:rPr>
          <w:rStyle w:val="None"/>
          <w:u w:color="333333"/>
          <w:shd w:val="clear" w:color="auto" w:fill="ffffff"/>
          <w:rtl w:val="0"/>
          <w:lang w:val="en-US"/>
        </w:rPr>
        <w:t>between two different positions, so that they were label</w:t>
      </w:r>
      <w:ins w:id="95" w:date="2019-03-05T16:17:00Z" w:author="A J Sanchez">
        <w:r>
          <w:rPr>
            <w:rStyle w:val="None"/>
            <w:u w:color="333333"/>
            <w:shd w:val="clear" w:color="auto" w:fill="ffffff"/>
            <w:rtl w:val="0"/>
            <w:lang w:val="en-US"/>
          </w:rPr>
          <w:t>ed</w:t>
        </w:r>
      </w:ins>
      <w:r>
        <w:rPr>
          <w:rStyle w:val="None"/>
          <w:u w:color="333333"/>
          <w:shd w:val="clear" w:color="auto" w:fill="ffffff"/>
          <w:rtl w:val="0"/>
          <w:lang w:val="en-US"/>
        </w:rPr>
        <w:t xml:space="preserve"> with 2 positions such as </w:t>
      </w:r>
    </w:p>
    <w:p>
      <w:pPr>
        <w:pStyle w:val="Default"/>
        <w:spacing w:line="264" w:lineRule="auto"/>
        <w:jc w:val="both"/>
        <w:rPr>
          <w:rStyle w:val="None"/>
          <w:u w:color="333333"/>
          <w:shd w:val="clear" w:color="auto" w:fill="ffffff"/>
        </w:rPr>
      </w:pPr>
      <w:r>
        <w:rPr>
          <w:rStyle w:val="None"/>
          <w:u w:color="333333"/>
          <w:shd w:val="clear" w:color="auto" w:fill="ffffff"/>
          <w:rtl w:val="0"/>
          <w:lang w:val="en-US"/>
        </w:rPr>
        <w:t>SF-SG, C-PF, SG-PG</w:t>
      </w:r>
      <w:del w:id="96" w:date="2019-03-05T16:17:00Z" w:author="A J Sanchez">
        <w:r>
          <w:rPr>
            <w:rStyle w:val="None"/>
            <w:u w:color="333333"/>
            <w:shd w:val="clear" w:color="auto" w:fill="ffffff"/>
            <w:rtl w:val="0"/>
            <w:lang w:val="en-US"/>
          </w:rPr>
          <w:delText xml:space="preserve">… </w:delText>
        </w:r>
      </w:del>
      <w:del w:id="97" w:date="2019-03-05T16:17:00Z" w:author="A J Sanchez">
        <w:r>
          <w:rPr>
            <w:rStyle w:val="None"/>
            <w:u w:color="333333"/>
            <w:shd w:val="clear" w:color="auto" w:fill="ffffff"/>
            <w:rtl w:val="0"/>
            <w:lang w:val="en-US"/>
          </w:rPr>
          <w:delText>due</w:delText>
        </w:r>
      </w:del>
      <w:ins w:id="98" w:date="2019-03-05T16:17:00Z" w:author="A J Sanchez">
        <w:r>
          <w:rPr>
            <w:rStyle w:val="None"/>
            <w:u w:color="333333"/>
            <w:shd w:val="clear" w:color="auto" w:fill="ffffff"/>
            <w:rtl w:val="0"/>
            <w:lang w:val="en-US"/>
          </w:rPr>
          <w:t>. Due</w:t>
        </w:r>
      </w:ins>
      <w:r>
        <w:rPr>
          <w:rStyle w:val="None"/>
          <w:u w:color="333333"/>
          <w:shd w:val="clear" w:color="auto" w:fill="ffffff"/>
          <w:rtl w:val="0"/>
          <w:lang w:val="en-US"/>
        </w:rPr>
        <w:t xml:space="preserve"> to lack of information of which role these players were more inclined to play, I removed those player</w:t>
      </w:r>
      <w:ins w:id="99" w:date="2019-03-05T16:17:00Z" w:author="A J Sanchez">
        <w:r>
          <w:rPr>
            <w:rStyle w:val="None"/>
            <w:u w:color="333333"/>
            <w:shd w:val="clear" w:color="auto" w:fill="ffffff"/>
            <w:rtl w:val="0"/>
            <w:lang w:val="en-US"/>
          </w:rPr>
          <w:t>s</w:t>
        </w:r>
      </w:ins>
      <w:ins w:id="100" w:date="2019-03-05T16:17:00Z" w:author="A J Sanchez">
        <w:r>
          <w:rPr>
            <w:rStyle w:val="None"/>
            <w:u w:color="333333"/>
            <w:shd w:val="clear" w:color="auto" w:fill="ffffff"/>
            <w:rtl w:val="0"/>
            <w:lang w:val="en-US"/>
          </w:rPr>
          <w:t>’</w:t>
        </w:r>
      </w:ins>
      <w:r>
        <w:rPr>
          <w:rStyle w:val="None"/>
          <w:u w:color="333333"/>
          <w:shd w:val="clear" w:color="auto" w:fill="ffffff"/>
          <w:rtl w:val="0"/>
          <w:lang w:val="en-US"/>
        </w:rPr>
        <w:t xml:space="preserve"> information who played double roles.</w:t>
      </w:r>
    </w:p>
    <w:p>
      <w:pPr>
        <w:pStyle w:val="Default"/>
        <w:spacing w:line="264" w:lineRule="auto"/>
        <w:jc w:val="both"/>
        <w:rPr>
          <w:rStyle w:val="None"/>
          <w:shd w:val="clear" w:color="auto" w:fill="ffffff"/>
        </w:rPr>
      </w:pPr>
      <w:r>
        <w:rPr>
          <w:rStyle w:val="None"/>
          <w:shd w:val="clear" w:color="auto" w:fill="ffffff"/>
          <w:rtl w:val="0"/>
          <w:lang w:val="en-US"/>
        </w:rPr>
        <w:t xml:space="preserve">For the stats that represent total values (others, as TS%, represent percentages), I transformed them into values per 36 minutes. The reason is to judge every player </w:t>
      </w:r>
    </w:p>
    <w:p>
      <w:pPr>
        <w:pStyle w:val="Default"/>
        <w:spacing w:line="264" w:lineRule="auto"/>
        <w:jc w:val="both"/>
        <w:rPr>
          <w:rStyle w:val="None"/>
          <w:shd w:val="clear" w:color="auto" w:fill="ffffff"/>
        </w:rPr>
      </w:pPr>
      <w:r>
        <w:rPr>
          <w:rStyle w:val="None"/>
          <w:shd w:val="clear" w:color="auto" w:fill="ffffff"/>
          <w:rtl w:val="0"/>
          <w:lang w:val="en-US"/>
        </w:rPr>
        <w:t xml:space="preserve">according to his characteristics, not the time </w:t>
      </w:r>
      <w:del w:id="101" w:date="2019-03-05T16:19:00Z" w:author="A J Sanchez">
        <w:r>
          <w:rPr>
            <w:rStyle w:val="None"/>
            <w:shd w:val="clear" w:color="auto" w:fill="ffffff"/>
            <w:rtl w:val="0"/>
            <w:lang w:val="en-US"/>
          </w:rPr>
          <w:delText>he was</w:delText>
        </w:r>
      </w:del>
      <w:ins w:id="102" w:date="2019-03-05T16:19:00Z" w:author="A J Sanchez">
        <w:r>
          <w:rPr>
            <w:rStyle w:val="None"/>
            <w:shd w:val="clear" w:color="auto" w:fill="ffffff"/>
            <w:rtl w:val="0"/>
            <w:lang w:val="en-US"/>
          </w:rPr>
          <w:t>they were</w:t>
        </w:r>
      </w:ins>
      <w:r>
        <w:rPr>
          <w:rStyle w:val="None"/>
          <w:shd w:val="clear" w:color="auto" w:fill="ffffff"/>
          <w:rtl w:val="0"/>
          <w:lang w:val="en-US"/>
        </w:rPr>
        <w:t xml:space="preserve"> on the floor.</w:t>
      </w:r>
    </w:p>
    <w:p>
      <w:pPr>
        <w:pStyle w:val="Default"/>
        <w:spacing w:line="320" w:lineRule="atLeast"/>
        <w:jc w:val="both"/>
        <w:rPr>
          <w:rStyle w:val="None"/>
          <w:shd w:val="clear" w:color="auto" w:fill="ffffff"/>
        </w:rPr>
      </w:pPr>
    </w:p>
    <w:p>
      <w:pPr>
        <w:pStyle w:val="Default"/>
        <w:spacing w:after="200" w:line="360" w:lineRule="atLeast"/>
        <w:jc w:val="both"/>
        <w:rPr>
          <w:rStyle w:val="None"/>
          <w:b w:val="1"/>
          <w:bCs w:val="1"/>
          <w:u w:color="333333"/>
          <w:shd w:val="clear" w:color="auto" w:fill="ffffff"/>
        </w:rPr>
      </w:pPr>
      <w:r>
        <w:rPr>
          <w:rStyle w:val="None"/>
          <w:b w:val="1"/>
          <w:bCs w:val="1"/>
          <w:rtl w:val="0"/>
          <w:lang w:val="en-US"/>
        </w:rPr>
        <w:t>D</w:t>
      </w:r>
      <w:r>
        <w:rPr>
          <w:rStyle w:val="None"/>
          <w:b w:val="1"/>
          <w:bCs w:val="1"/>
          <w:u w:color="333333"/>
          <w:shd w:val="clear" w:color="auto" w:fill="ffffff"/>
          <w:rtl w:val="0"/>
          <w:lang w:val="en-US"/>
        </w:rPr>
        <w:t>eal with missing values</w:t>
      </w:r>
    </w:p>
    <w:p>
      <w:pPr>
        <w:pStyle w:val="Default"/>
        <w:spacing w:line="320" w:lineRule="atLeast"/>
        <w:jc w:val="both"/>
        <w:rPr>
          <w:rStyle w:val="None"/>
          <w:u w:color="333333"/>
          <w:shd w:val="clear" w:color="auto" w:fill="ffffff"/>
        </w:rPr>
      </w:pPr>
      <w:r>
        <w:rPr>
          <w:rStyle w:val="None"/>
          <w:u w:color="333333"/>
          <w:shd w:val="clear" w:color="auto" w:fill="ffffff"/>
          <w:rtl w:val="0"/>
          <w:lang w:val="en-US"/>
        </w:rPr>
        <w:t>Delete blank columns and rows.</w:t>
      </w:r>
    </w:p>
    <w:p>
      <w:pPr>
        <w:pStyle w:val="Default"/>
        <w:spacing w:line="320" w:lineRule="atLeast"/>
        <w:jc w:val="both"/>
        <w:rPr>
          <w:rStyle w:val="None"/>
          <w:u w:color="333333"/>
          <w:shd w:val="clear" w:color="auto" w:fill="ffffff"/>
        </w:rPr>
      </w:pPr>
      <w:r>
        <w:rPr>
          <w:rStyle w:val="None"/>
          <w:u w:color="333333"/>
          <w:shd w:val="clear" w:color="auto" w:fill="ffffff"/>
          <w:rtl w:val="0"/>
          <w:lang w:val="en-US"/>
        </w:rPr>
        <w:t>There are significant missing values in 3P  (3-Point Field Goals), 3PA (3-Point Field Goal Attempts), 3P% (3-Point Field Goal Percentage), 3Par</w:t>
      </w:r>
      <w:ins w:id="103" w:date="2019-03-05T16:20:00Z" w:author="A J Sanchez">
        <w:r>
          <w:rPr>
            <w:rStyle w:val="None"/>
            <w:u w:color="333333"/>
            <w:shd w:val="clear" w:color="auto" w:fill="ffffff"/>
            <w:rtl w:val="0"/>
            <w:lang w:val="en-US"/>
          </w:rPr>
          <w:t xml:space="preserve"> </w:t>
        </w:r>
      </w:ins>
      <w:r>
        <w:rPr>
          <w:rStyle w:val="None"/>
          <w:u w:color="333333"/>
          <w:shd w:val="clear" w:color="auto" w:fill="ffffff"/>
          <w:rtl w:val="0"/>
          <w:lang w:val="en-US"/>
        </w:rPr>
        <w:t xml:space="preserve">(3-Point Attempt Rate). It's because 3-point line was not introduced to NBA until 1979, but for the sake of classifying modern players, I </w:t>
      </w:r>
      <w:del w:id="104" w:date="2019-03-05T16:20:00Z" w:author="A J Sanchez">
        <w:r>
          <w:rPr>
            <w:rStyle w:val="None"/>
            <w:u w:color="333333"/>
            <w:shd w:val="clear" w:color="auto" w:fill="ffffff"/>
            <w:rtl w:val="0"/>
            <w:lang w:val="en-US"/>
          </w:rPr>
          <w:delText>have to</w:delText>
        </w:r>
      </w:del>
      <w:ins w:id="105" w:date="2019-03-05T16:20:00Z" w:author="A J Sanchez">
        <w:r>
          <w:rPr>
            <w:rStyle w:val="None"/>
            <w:u w:color="333333"/>
            <w:shd w:val="clear" w:color="auto" w:fill="ffffff"/>
            <w:rtl w:val="0"/>
            <w:lang w:val="en-US"/>
          </w:rPr>
          <w:t>must</w:t>
        </w:r>
      </w:ins>
      <w:r>
        <w:rPr>
          <w:rStyle w:val="None"/>
          <w:u w:color="333333"/>
          <w:shd w:val="clear" w:color="auto" w:fill="ffffff"/>
          <w:rtl w:val="0"/>
          <w:lang w:val="en-US"/>
        </w:rPr>
        <w:t xml:space="preserve"> assume</w:t>
      </w:r>
      <w:ins w:id="106" w:date="2019-03-05T16:20:00Z" w:author="A J Sanchez">
        <w:r>
          <w:rPr>
            <w:rStyle w:val="None"/>
            <w:u w:color="333333"/>
            <w:shd w:val="clear" w:color="auto" w:fill="ffffff"/>
            <w:rtl w:val="0"/>
            <w:lang w:val="en-US"/>
          </w:rPr>
          <w:t xml:space="preserve"> that</w:t>
        </w:r>
      </w:ins>
      <w:r>
        <w:rPr>
          <w:rStyle w:val="None"/>
          <w:u w:color="333333"/>
          <w:shd w:val="clear" w:color="auto" w:fill="ffffff"/>
          <w:rtl w:val="0"/>
          <w:lang w:val="en-US"/>
        </w:rPr>
        <w:t xml:space="preserve"> all players before 1979 have not attempted 3-pointers, so I will fill the missing values of these three columns with 0.</w:t>
      </w:r>
    </w:p>
    <w:p>
      <w:pPr>
        <w:pStyle w:val="Default"/>
        <w:spacing w:line="320" w:lineRule="atLeast"/>
        <w:jc w:val="both"/>
        <w:rPr>
          <w:rStyle w:val="None"/>
          <w:u w:color="333333"/>
          <w:shd w:val="clear" w:color="auto" w:fill="ffffff"/>
        </w:rPr>
      </w:pPr>
      <w:r>
        <w:rPr>
          <w:rStyle w:val="None"/>
          <w:u w:color="333333"/>
          <w:shd w:val="clear" w:color="auto" w:fill="ffffff"/>
          <w:rtl w:val="0"/>
          <w:lang w:val="en-US"/>
        </w:rPr>
        <w:t xml:space="preserve">For the missing values in GS (Games Started), since number of Games started for each player does not </w:t>
      </w:r>
      <w:del w:id="107" w:date="2019-03-05T16:21:00Z" w:author="A J Sanchez">
        <w:r>
          <w:rPr>
            <w:rStyle w:val="None"/>
            <w:u w:color="333333"/>
            <w:shd w:val="clear" w:color="auto" w:fill="ffffff"/>
            <w:rtl w:val="0"/>
            <w:lang w:val="en-US"/>
          </w:rPr>
          <w:delText>effect</w:delText>
        </w:r>
      </w:del>
      <w:ins w:id="108" w:date="2019-03-05T16:21:00Z" w:author="A J Sanchez">
        <w:r>
          <w:rPr>
            <w:rStyle w:val="None"/>
            <w:u w:color="333333"/>
            <w:shd w:val="clear" w:color="auto" w:fill="ffffff"/>
            <w:rtl w:val="0"/>
            <w:lang w:val="en-US"/>
          </w:rPr>
          <w:t>affect</w:t>
        </w:r>
      </w:ins>
      <w:r>
        <w:rPr>
          <w:rStyle w:val="None"/>
          <w:u w:color="333333"/>
          <w:shd w:val="clear" w:color="auto" w:fill="ffffff"/>
          <w:rtl w:val="0"/>
          <w:lang w:val="en-US"/>
        </w:rPr>
        <w:t xml:space="preserve"> their performance measuring, I will delete the GS column.</w:t>
      </w:r>
    </w:p>
    <w:p>
      <w:pPr>
        <w:pStyle w:val="Default"/>
        <w:spacing w:line="320" w:lineRule="atLeast"/>
        <w:jc w:val="both"/>
        <w:rPr>
          <w:rStyle w:val="None"/>
          <w:u w:color="333333"/>
          <w:shd w:val="clear" w:color="auto" w:fill="ffffff"/>
        </w:rPr>
      </w:pPr>
      <w:r>
        <w:rPr>
          <w:rStyle w:val="None"/>
          <w:u w:color="333333"/>
          <w:shd w:val="clear" w:color="auto" w:fill="ffffff"/>
          <w:rtl w:val="0"/>
          <w:lang w:val="en-US"/>
        </w:rPr>
        <w:t xml:space="preserve">Missing values also appeared in ORB (Offensive rebounds), </w:t>
      </w:r>
      <w:r>
        <w:rPr>
          <w:rStyle w:val="None"/>
          <w:u w:color="333333"/>
          <w:shd w:val="clear" w:color="auto" w:fill="ffffff"/>
          <w:rtl w:val="0"/>
          <w:lang w:val="de-DE"/>
        </w:rPr>
        <w:t xml:space="preserve">DRB </w:t>
      </w:r>
      <w:r>
        <w:rPr>
          <w:rStyle w:val="None"/>
          <w:u w:color="333333"/>
          <w:shd w:val="clear" w:color="auto" w:fill="ffffff"/>
          <w:rtl w:val="0"/>
          <w:lang w:val="en-US"/>
        </w:rPr>
        <w:t xml:space="preserve">(Defensive rebounds), STL(number of steals), </w:t>
      </w:r>
      <w:r>
        <w:rPr>
          <w:rStyle w:val="None"/>
          <w:u w:color="333333"/>
          <w:shd w:val="clear" w:color="auto" w:fill="ffffff"/>
          <w:rtl w:val="0"/>
          <w:lang w:val="da-DK"/>
        </w:rPr>
        <w:t>BLK (number of blocks)</w:t>
      </w:r>
      <w:r>
        <w:rPr>
          <w:rStyle w:val="None"/>
          <w:u w:color="333333"/>
          <w:shd w:val="clear" w:color="auto" w:fill="ffffff"/>
          <w:rtl w:val="0"/>
          <w:lang w:val="en-US"/>
        </w:rPr>
        <w:t xml:space="preserve">, </w:t>
      </w:r>
      <w:r>
        <w:rPr>
          <w:rStyle w:val="None"/>
          <w:u w:color="333333"/>
          <w:shd w:val="clear" w:color="auto" w:fill="ffffff"/>
          <w:rtl w:val="0"/>
          <w:lang w:val="nl-NL"/>
        </w:rPr>
        <w:t>TOV (number of turnovers)</w:t>
      </w:r>
      <w:r>
        <w:rPr>
          <w:rStyle w:val="None"/>
          <w:u w:color="333333"/>
          <w:shd w:val="clear" w:color="auto" w:fill="ffffff"/>
          <w:rtl w:val="0"/>
          <w:lang w:val="en-US"/>
        </w:rPr>
        <w:t xml:space="preserve"> and their associated percentage rate(ORB%</w:t>
      </w:r>
      <w:r>
        <w:rPr>
          <w:rStyle w:val="None"/>
          <w:u w:color="333333"/>
          <w:shd w:val="clear" w:color="auto" w:fill="ffffff"/>
          <w:rtl w:val="0"/>
          <w:lang w:val="da-DK"/>
        </w:rPr>
        <w:t>, DRB</w:t>
      </w:r>
      <w:r>
        <w:rPr>
          <w:rStyle w:val="None"/>
          <w:u w:color="333333"/>
          <w:shd w:val="clear" w:color="auto" w:fill="ffffff"/>
          <w:rtl w:val="0"/>
          <w:lang w:val="en-US"/>
        </w:rPr>
        <w:t>%</w:t>
      </w:r>
      <w:r>
        <w:rPr>
          <w:rStyle w:val="None"/>
          <w:u w:color="333333"/>
          <w:shd w:val="clear" w:color="auto" w:fill="ffffff"/>
          <w:rtl w:val="0"/>
          <w:lang w:val="de-DE"/>
        </w:rPr>
        <w:t>, STL</w:t>
      </w:r>
      <w:r>
        <w:rPr>
          <w:rStyle w:val="None"/>
          <w:u w:color="333333"/>
          <w:shd w:val="clear" w:color="auto" w:fill="ffffff"/>
          <w:rtl w:val="0"/>
          <w:lang w:val="en-US"/>
        </w:rPr>
        <w:t>%</w:t>
      </w:r>
      <w:r>
        <w:rPr>
          <w:rStyle w:val="None"/>
          <w:u w:color="333333"/>
          <w:shd w:val="clear" w:color="auto" w:fill="ffffff"/>
          <w:rtl w:val="0"/>
          <w:lang w:val="da-DK"/>
        </w:rPr>
        <w:t>, BLK</w:t>
      </w:r>
      <w:r>
        <w:rPr>
          <w:rStyle w:val="None"/>
          <w:u w:color="333333"/>
          <w:shd w:val="clear" w:color="auto" w:fill="ffffff"/>
          <w:rtl w:val="0"/>
          <w:lang w:val="en-US"/>
        </w:rPr>
        <w:t xml:space="preserve">%, TOV%), these measurements are not included in record before 1974, and TOV data are not present until 1978, These missing values cannot be filled with assumption, but at the same time these columns are too important to be removed from the construction of player classification, </w:t>
      </w:r>
    </w:p>
    <w:p>
      <w:pPr>
        <w:pStyle w:val="Default"/>
        <w:spacing w:line="320" w:lineRule="atLeast"/>
        <w:jc w:val="both"/>
        <w:rPr>
          <w:rStyle w:val="None"/>
          <w:u w:color="333333"/>
          <w:shd w:val="clear" w:color="auto" w:fill="ffffff"/>
        </w:rPr>
      </w:pPr>
      <w:r>
        <w:rPr>
          <w:rStyle w:val="None"/>
          <w:u w:color="333333"/>
          <w:shd w:val="clear" w:color="auto" w:fill="ffffff"/>
          <w:rtl w:val="0"/>
          <w:lang w:val="en-US"/>
        </w:rPr>
        <w:t>therefore all the data before 1978 have to be discarded.</w:t>
      </w:r>
    </w:p>
    <w:p>
      <w:pPr>
        <w:pStyle w:val="Default"/>
        <w:spacing w:line="360" w:lineRule="atLeast"/>
        <w:jc w:val="both"/>
        <w:rPr>
          <w:rStyle w:val="None"/>
          <w:u w:color="333333"/>
          <w:shd w:val="clear" w:color="auto" w:fill="ffffff"/>
        </w:rPr>
      </w:pPr>
    </w:p>
    <w:p>
      <w:pPr>
        <w:pStyle w:val="Default"/>
        <w:spacing w:after="200" w:line="360" w:lineRule="atLeast"/>
        <w:jc w:val="both"/>
        <w:rPr>
          <w:rStyle w:val="None"/>
          <w:b w:val="1"/>
          <w:bCs w:val="1"/>
          <w:u w:color="333333"/>
          <w:shd w:val="clear" w:color="auto" w:fill="ffffff"/>
        </w:rPr>
      </w:pPr>
      <w:r>
        <w:rPr>
          <w:rStyle w:val="None"/>
          <w:b w:val="1"/>
          <w:bCs w:val="1"/>
          <w:u w:color="333333"/>
          <w:shd w:val="clear" w:color="auto" w:fill="ffffff"/>
          <w:rtl w:val="0"/>
          <w:lang w:val="en-US"/>
        </w:rPr>
        <w:t>Handle outliers</w:t>
      </w:r>
    </w:p>
    <w:p>
      <w:pPr>
        <w:pStyle w:val="Default"/>
        <w:spacing w:line="320" w:lineRule="atLeast"/>
        <w:jc w:val="both"/>
        <w:rPr>
          <w:rStyle w:val="None"/>
          <w:u w:color="333333"/>
          <w:shd w:val="clear" w:color="auto" w:fill="ffffff"/>
        </w:rPr>
      </w:pPr>
      <w:r>
        <w:rPr>
          <w:rStyle w:val="None"/>
          <w:u w:color="333333"/>
          <w:shd w:val="clear" w:color="auto" w:fill="ffffff"/>
          <w:rtl w:val="0"/>
          <w:lang w:val="en-US"/>
        </w:rPr>
        <w:t xml:space="preserve">When using rate statistics (i.e. points per game) or cumulative statistics (i.e. total </w:t>
      </w:r>
      <w:del w:id="109" w:date="2019-03-05T16:21:00Z" w:author="A J Sanchez">
        <w:r>
          <w:rPr>
            <w:rStyle w:val="None"/>
            <w:u w:color="333333"/>
            <w:shd w:val="clear" w:color="auto" w:fill="ffffff"/>
          </w:rPr>
          <w:tab/>
          <w:tab/>
        </w:r>
      </w:del>
      <w:r>
        <w:rPr>
          <w:rStyle w:val="None"/>
          <w:u w:color="333333"/>
          <w:shd w:val="clear" w:color="auto" w:fill="ffffff"/>
          <w:rtl w:val="0"/>
          <w:lang w:val="en-US"/>
        </w:rPr>
        <w:t xml:space="preserve">points) can be misleading when it comes to analysis because these statistics tend to inflate players with lengthier careers. To deal with outliers, I instituted a minimum threshold of 40 games played. </w:t>
      </w:r>
      <w:del w:id="110" w:date="2019-03-05T16:22:00Z" w:author="A J Sanchez">
        <w:r>
          <w:rPr>
            <w:rStyle w:val="None"/>
            <w:u w:color="333333"/>
            <w:shd w:val="clear" w:color="auto" w:fill="ffffff"/>
            <w:rtl w:val="0"/>
            <w:lang w:val="en-US"/>
          </w:rPr>
          <w:delText>Also</w:delText>
        </w:r>
      </w:del>
      <w:ins w:id="111" w:date="2019-03-05T16:22:00Z" w:author="A J Sanchez">
        <w:r>
          <w:rPr>
            <w:rStyle w:val="None"/>
            <w:u w:color="333333"/>
            <w:shd w:val="clear" w:color="auto" w:fill="ffffff"/>
            <w:rtl w:val="0"/>
            <w:lang w:val="en-US"/>
          </w:rPr>
          <w:t>Also,</w:t>
        </w:r>
      </w:ins>
      <w:r>
        <w:rPr>
          <w:rStyle w:val="None"/>
          <w:u w:color="333333"/>
          <w:shd w:val="clear" w:color="auto" w:fill="ffffff"/>
          <w:rtl w:val="0"/>
          <w:lang w:val="en-US"/>
        </w:rPr>
        <w:t xml:space="preserve"> I ke</w:t>
      </w:r>
      <w:ins w:id="112" w:date="2019-03-05T16:22:00Z" w:author="A J Sanchez">
        <w:r>
          <w:rPr>
            <w:rStyle w:val="None"/>
            <w:u w:color="333333"/>
            <w:shd w:val="clear" w:color="auto" w:fill="ffffff"/>
            <w:rtl w:val="0"/>
            <w:lang w:val="en-US"/>
          </w:rPr>
          <w:t>pt</w:t>
        </w:r>
      </w:ins>
      <w:del w:id="113" w:date="2019-03-05T16:22:00Z" w:author="A J Sanchez">
        <w:r>
          <w:rPr>
            <w:rStyle w:val="None"/>
            <w:u w:color="333333"/>
            <w:shd w:val="clear" w:color="auto" w:fill="ffffff"/>
            <w:rtl w:val="0"/>
            <w:lang w:val="en-US"/>
          </w:rPr>
          <w:delText>ep</w:delText>
        </w:r>
      </w:del>
      <w:r>
        <w:rPr>
          <w:rStyle w:val="None"/>
          <w:u w:color="333333"/>
          <w:shd w:val="clear" w:color="auto" w:fill="ffffff"/>
          <w:rtl w:val="0"/>
          <w:lang w:val="en-US"/>
        </w:rPr>
        <w:t xml:space="preserve"> only players with more than 400 minutes for each season (with a 82 games regular season, </w:t>
      </w:r>
      <w:del w:id="114" w:date="2019-03-05T16:22:00Z" w:author="A J Sanchez">
        <w:r>
          <w:rPr>
            <w:rStyle w:val="None"/>
            <w:u w:color="333333"/>
            <w:shd w:val="clear" w:color="auto" w:fill="ffffff"/>
            <w:rtl w:val="0"/>
            <w:lang w:val="en-US"/>
          </w:rPr>
          <w:delText>thats</w:delText>
        </w:r>
      </w:del>
      <w:ins w:id="115" w:date="2019-03-05T16:22:00Z" w:author="A J Sanchez">
        <w:r>
          <w:rPr>
            <w:rStyle w:val="None"/>
            <w:u w:color="333333"/>
            <w:shd w:val="clear" w:color="auto" w:fill="ffffff"/>
            <w:rtl w:val="0"/>
            <w:lang w:val="en-US"/>
          </w:rPr>
          <w:t>that</w:t>
        </w:r>
      </w:ins>
      <w:ins w:id="116" w:date="2019-03-05T16:22:00Z" w:author="A J Sanchez">
        <w:r>
          <w:rPr>
            <w:rStyle w:val="None"/>
            <w:u w:color="333333"/>
            <w:shd w:val="clear" w:color="auto" w:fill="ffffff"/>
            <w:rtl w:val="0"/>
            <w:lang w:val="en-US"/>
          </w:rPr>
          <w:t>’</w:t>
        </w:r>
      </w:ins>
      <w:ins w:id="117" w:date="2019-03-05T16:22:00Z" w:author="A J Sanchez">
        <w:r>
          <w:rPr>
            <w:rStyle w:val="None"/>
            <w:u w:color="333333"/>
            <w:shd w:val="clear" w:color="auto" w:fill="ffffff"/>
            <w:rtl w:val="0"/>
            <w:lang w:val="en-US"/>
          </w:rPr>
          <w:t>s</w:t>
        </w:r>
      </w:ins>
      <w:r>
        <w:rPr>
          <w:rStyle w:val="None"/>
          <w:u w:color="333333"/>
          <w:shd w:val="clear" w:color="auto" w:fill="ffffff"/>
          <w:rtl w:val="0"/>
          <w:lang w:val="en-US"/>
        </w:rPr>
        <w:t xml:space="preserve"> around 5 minutes per game. </w:t>
      </w:r>
    </w:p>
    <w:p>
      <w:pPr>
        <w:pStyle w:val="Default"/>
        <w:spacing w:line="320" w:lineRule="atLeast"/>
        <w:jc w:val="both"/>
        <w:rPr>
          <w:rStyle w:val="None"/>
          <w:u w:color="333333"/>
          <w:shd w:val="clear" w:color="auto" w:fill="ffffff"/>
        </w:rPr>
      </w:pPr>
      <w:r>
        <w:rPr>
          <w:rStyle w:val="None"/>
          <w:u w:color="333333"/>
          <w:shd w:val="clear" w:color="auto" w:fill="ffffff"/>
          <w:rtl w:val="0"/>
          <w:lang w:val="en-US"/>
        </w:rPr>
        <w:t xml:space="preserve">Players with less than that will be only </w:t>
      </w:r>
      <w:del w:id="118" w:date="2019-03-05T16:22:00Z" w:author="A J Sanchez">
        <w:r>
          <w:rPr>
            <w:rStyle w:val="None"/>
            <w:u w:color="333333"/>
            <w:shd w:val="clear" w:color="auto" w:fill="ffffff"/>
            <w:rtl w:val="0"/>
            <w:lang w:val="en-US"/>
          </w:rPr>
          <w:delText>anecdotical, and</w:delText>
        </w:r>
      </w:del>
      <w:ins w:id="119" w:date="2019-03-05T16:22:00Z" w:author="A J Sanchez">
        <w:r>
          <w:rPr>
            <w:rStyle w:val="None"/>
            <w:u w:color="333333"/>
            <w:shd w:val="clear" w:color="auto" w:fill="ffffff"/>
            <w:rtl w:val="0"/>
            <w:lang w:val="en-US"/>
          </w:rPr>
          <w:t>anecdotical and</w:t>
        </w:r>
      </w:ins>
      <w:r>
        <w:rPr>
          <w:rStyle w:val="None"/>
          <w:u w:color="333333"/>
          <w:shd w:val="clear" w:color="auto" w:fill="ffffff"/>
          <w:rtl w:val="0"/>
          <w:lang w:val="en-US"/>
        </w:rPr>
        <w:t xml:space="preserve"> will distort the analysis).</w:t>
      </w:r>
    </w:p>
    <w:p>
      <w:pPr>
        <w:pStyle w:val="Heading"/>
        <w:keepNext w:val="0"/>
        <w:keepLines w:val="0"/>
        <w:spacing w:after="80"/>
        <w:rPr>
          <w:rStyle w:val="None"/>
          <w:rFonts w:ascii="Helvetica Neue" w:cs="Helvetica Neue" w:hAnsi="Helvetica Neue" w:eastAsia="Helvetica Neue"/>
          <w:b w:val="1"/>
          <w:bCs w:val="1"/>
          <w:sz w:val="46"/>
          <w:szCs w:val="46"/>
        </w:rPr>
      </w:pPr>
      <w:r>
        <w:rPr>
          <w:rStyle w:val="None"/>
          <w:rFonts w:ascii="Helvetica Neue" w:hAnsi="Helvetica Neue"/>
          <w:b w:val="1"/>
          <w:bCs w:val="1"/>
          <w:sz w:val="46"/>
          <w:szCs w:val="46"/>
          <w:rtl w:val="0"/>
          <w:lang w:val="en-US"/>
        </w:rPr>
        <w:t>Exploratory analysis</w:t>
      </w:r>
    </w:p>
    <w:p>
      <w:pPr>
        <w:pStyle w:val="Body A"/>
        <w:rPr>
          <w:rStyle w:val="None"/>
          <w:rFonts w:ascii="Helvetica Neue" w:cs="Helvetica Neue" w:hAnsi="Helvetica Neue" w:eastAsia="Helvetica Neue"/>
          <w:b w:val="1"/>
          <w:bCs w:val="1"/>
          <w:sz w:val="34"/>
          <w:szCs w:val="34"/>
        </w:rPr>
      </w:pPr>
      <w:r>
        <w:rPr>
          <w:rStyle w:val="None"/>
          <w:rFonts w:ascii="Helvetica Neue" w:hAnsi="Helvetica Neue"/>
          <w:b w:val="1"/>
          <w:bCs w:val="1"/>
          <w:sz w:val="34"/>
          <w:szCs w:val="34"/>
          <w:rtl w:val="0"/>
          <w:lang w:val="en-US"/>
        </w:rPr>
        <w:t>Data storytelling</w:t>
      </w:r>
    </w:p>
    <w:p>
      <w:pPr>
        <w:pStyle w:val="Body A"/>
        <w:rPr>
          <w:rStyle w:val="None"/>
          <w:rFonts w:ascii="Helvetica Neue" w:cs="Helvetica Neue" w:hAnsi="Helvetica Neue" w:eastAsia="Helvetica Neue"/>
          <w:b w:val="1"/>
          <w:bCs w:val="1"/>
        </w:rPr>
      </w:pPr>
    </w:p>
    <w:p>
      <w:pPr>
        <w:pStyle w:val="Default"/>
        <w:spacing w:line="320" w:lineRule="atLeast"/>
        <w:jc w:val="both"/>
        <w:rPr>
          <w:rStyle w:val="None"/>
          <w:shd w:val="clear" w:color="auto" w:fill="ffffff"/>
        </w:rPr>
      </w:pPr>
      <w:r>
        <w:rPr>
          <w:rStyle w:val="None"/>
          <w:shd w:val="clear" w:color="auto" w:fill="ffffff"/>
          <w:rtl w:val="0"/>
          <w:lang w:val="en-US"/>
        </w:rPr>
        <w:t xml:space="preserve">Basketball players at different positions have very different performance in each </w:t>
      </w:r>
    </w:p>
    <w:p>
      <w:pPr>
        <w:pStyle w:val="Default"/>
        <w:spacing w:line="320" w:lineRule="atLeast"/>
        <w:jc w:val="both"/>
        <w:rPr>
          <w:rStyle w:val="None"/>
          <w:shd w:val="clear" w:color="auto" w:fill="ffffff"/>
        </w:rPr>
      </w:pPr>
      <w:r>
        <w:rPr>
          <w:rStyle w:val="None"/>
          <w:shd w:val="clear" w:color="auto" w:fill="ffffff"/>
          <w:rtl w:val="0"/>
          <w:lang w:val="en-US"/>
        </w:rPr>
        <w:t>category. For both management professionals and basketball audience, they both have certain traditional understanding or expectation on player functions. For example, player in the role of point guard</w:t>
      </w:r>
      <w:ins w:id="120" w:date="2019-03-05T16:23:00Z" w:author="A J Sanchez">
        <w:r>
          <w:rPr>
            <w:rStyle w:val="None"/>
            <w:shd w:val="clear" w:color="auto" w:fill="ffffff"/>
            <w:rtl w:val="0"/>
            <w:lang w:val="en-US"/>
          </w:rPr>
          <w:t xml:space="preserve"> </w:t>
        </w:r>
      </w:ins>
      <w:r>
        <w:rPr>
          <w:rStyle w:val="None"/>
          <w:shd w:val="clear" w:color="auto" w:fill="ffffff"/>
          <w:rtl w:val="0"/>
          <w:lang w:val="en-US"/>
        </w:rPr>
        <w:t>(PG) are the ones with smaller statues, they tend to be the ball handlers most of the time, and often has higher number of assists in the game. And bigger players in the role of center</w:t>
      </w:r>
      <w:ins w:id="121" w:date="2019-03-05T16:23:00Z" w:author="A J Sanchez">
        <w:r>
          <w:rPr>
            <w:rStyle w:val="None"/>
            <w:shd w:val="clear" w:color="auto" w:fill="ffffff"/>
            <w:rtl w:val="0"/>
            <w:lang w:val="en-US"/>
          </w:rPr>
          <w:t xml:space="preserve"> </w:t>
        </w:r>
      </w:ins>
      <w:r>
        <w:rPr>
          <w:rStyle w:val="None"/>
          <w:shd w:val="clear" w:color="auto" w:fill="ffffff"/>
          <w:rtl w:val="0"/>
          <w:lang w:val="en-US"/>
        </w:rPr>
        <w:t>(C) or power forward</w:t>
      </w:r>
      <w:ins w:id="122" w:date="2019-03-05T16:23:00Z" w:author="A J Sanchez">
        <w:r>
          <w:rPr>
            <w:rStyle w:val="None"/>
            <w:shd w:val="clear" w:color="auto" w:fill="ffffff"/>
            <w:rtl w:val="0"/>
            <w:lang w:val="en-US"/>
          </w:rPr>
          <w:t xml:space="preserve"> </w:t>
        </w:r>
      </w:ins>
      <w:r>
        <w:rPr>
          <w:rStyle w:val="None"/>
          <w:shd w:val="clear" w:color="auto" w:fill="ffffff"/>
          <w:rtl w:val="0"/>
          <w:lang w:val="en-US"/>
        </w:rPr>
        <w:t xml:space="preserve">(Pf) tend to grab more </w:t>
      </w:r>
    </w:p>
    <w:p>
      <w:pPr>
        <w:pStyle w:val="Default"/>
        <w:spacing w:line="320" w:lineRule="atLeast"/>
        <w:jc w:val="both"/>
        <w:rPr>
          <w:rStyle w:val="None"/>
          <w:shd w:val="clear" w:color="auto" w:fill="ffffff"/>
        </w:rPr>
      </w:pPr>
      <w:r>
        <w:rPr>
          <w:rStyle w:val="None"/>
          <w:shd w:val="clear" w:color="auto" w:fill="ffffff"/>
          <w:rtl w:val="0"/>
          <w:lang w:val="en-US"/>
        </w:rPr>
        <w:t xml:space="preserve">rebounds and blocks since the rim is more accessible for them. </w:t>
      </w:r>
    </w:p>
    <w:p>
      <w:pPr>
        <w:pStyle w:val="Default"/>
        <w:spacing w:line="320" w:lineRule="atLeast"/>
        <w:jc w:val="both"/>
        <w:rPr>
          <w:rStyle w:val="None"/>
          <w:shd w:val="clear" w:color="auto" w:fill="ffffff"/>
        </w:rPr>
      </w:pPr>
    </w:p>
    <w:p>
      <w:pPr>
        <w:pStyle w:val="Default"/>
        <w:spacing w:line="320" w:lineRule="atLeast"/>
        <w:jc w:val="both"/>
        <w:rPr>
          <w:rStyle w:val="None"/>
          <w:shd w:val="clear" w:color="auto" w:fill="ffffff"/>
        </w:rPr>
      </w:pPr>
      <w:r>
        <w:rPr>
          <w:rStyle w:val="None"/>
          <w:shd w:val="clear" w:color="auto" w:fill="ffffff"/>
          <w:rtl w:val="0"/>
          <w:lang w:val="en-US"/>
        </w:rPr>
        <w:t xml:space="preserve">During data storytelling I examined how these common understandings of basketball player function stand firm in the light of real data, and we may find trend of changes in data attribute in relation to player position and time, which help us to see whether the function of each position has evolved into more specialized and distinctive in its own style: Does PG have more assist? Does center grab even more rebounds? Or whether the functions of different position </w:t>
      </w:r>
      <w:del w:id="123" w:date="2019-03-05T16:25:00Z" w:author="A J Sanchez">
        <w:r>
          <w:rPr>
            <w:rStyle w:val="None"/>
            <w:shd w:val="clear" w:color="auto" w:fill="ffffff"/>
            <w:rtl w:val="0"/>
            <w:lang w:val="en-US"/>
          </w:rPr>
          <w:delText>has</w:delText>
        </w:r>
      </w:del>
      <w:ins w:id="124" w:date="2019-03-05T16:25:00Z" w:author="A J Sanchez">
        <w:r>
          <w:rPr>
            <w:rStyle w:val="None"/>
            <w:shd w:val="clear" w:color="auto" w:fill="ffffff"/>
            <w:rtl w:val="0"/>
            <w:lang w:val="en-US"/>
          </w:rPr>
          <w:t>have</w:t>
        </w:r>
      </w:ins>
      <w:r>
        <w:rPr>
          <w:rStyle w:val="None"/>
          <w:shd w:val="clear" w:color="auto" w:fill="ffffff"/>
          <w:rtl w:val="0"/>
          <w:lang w:val="en-US"/>
        </w:rPr>
        <w:t xml:space="preserve"> become more intermingled and interchangeable? </w:t>
      </w:r>
      <w:del w:id="125" w:date="2019-03-05T16:25:00Z" w:author="A J Sanchez">
        <w:r>
          <w:rPr>
            <w:rStyle w:val="None"/>
            <w:shd w:val="clear" w:color="auto" w:fill="ffffff"/>
            <w:rtl w:val="0"/>
            <w:lang w:val="en-US"/>
          </w:rPr>
          <w:delText>Therefore</w:delText>
        </w:r>
      </w:del>
      <w:ins w:id="126" w:date="2019-03-05T16:25:00Z" w:author="A J Sanchez">
        <w:r>
          <w:rPr>
            <w:rStyle w:val="None"/>
            <w:shd w:val="clear" w:color="auto" w:fill="ffffff"/>
            <w:rtl w:val="0"/>
            <w:lang w:val="en-US"/>
          </w:rPr>
          <w:t>Therefore,</w:t>
        </w:r>
      </w:ins>
      <w:r>
        <w:rPr>
          <w:rStyle w:val="None"/>
          <w:shd w:val="clear" w:color="auto" w:fill="ffffff"/>
          <w:rtl w:val="0"/>
          <w:lang w:val="en-US"/>
        </w:rPr>
        <w:t xml:space="preserve"> I divided the cleansed data according to position and according to time. The row data attributes I will look at are:</w:t>
      </w:r>
    </w:p>
    <w:p>
      <w:pPr>
        <w:pStyle w:val="Default"/>
        <w:spacing w:line="320" w:lineRule="atLeast"/>
        <w:rPr>
          <w:rStyle w:val="None"/>
          <w:shd w:val="clear" w:color="auto" w:fill="ffffff"/>
        </w:rPr>
      </w:pPr>
    </w:p>
    <w:p>
      <w:pPr>
        <w:pStyle w:val="Default"/>
        <w:spacing w:line="320" w:lineRule="atLeast"/>
        <w:jc w:val="both"/>
        <w:rPr>
          <w:rStyle w:val="None"/>
          <w:shd w:val="clear" w:color="auto" w:fill="ffffff"/>
        </w:rPr>
      </w:pPr>
      <w:r>
        <w:rPr>
          <w:rStyle w:val="None"/>
          <w:shd w:val="clear" w:color="auto" w:fill="ffffff"/>
          <w:rtl w:val="0"/>
        </w:rPr>
        <w:tab/>
        <w:t>PTS - Number of points</w:t>
      </w:r>
    </w:p>
    <w:p>
      <w:pPr>
        <w:pStyle w:val="Default"/>
        <w:spacing w:line="320" w:lineRule="atLeast"/>
        <w:jc w:val="both"/>
        <w:rPr>
          <w:rStyle w:val="None"/>
          <w:shd w:val="clear" w:color="auto" w:fill="ffffff"/>
        </w:rPr>
      </w:pPr>
      <w:r>
        <w:rPr>
          <w:rStyle w:val="None"/>
          <w:shd w:val="clear" w:color="auto" w:fill="ffffff"/>
          <w:rtl w:val="0"/>
        </w:rPr>
        <w:tab/>
        <w:t>3PA - number of 3-Pointer attempt</w:t>
      </w:r>
    </w:p>
    <w:p>
      <w:pPr>
        <w:pStyle w:val="Default"/>
        <w:spacing w:line="320" w:lineRule="atLeast"/>
        <w:jc w:val="both"/>
        <w:rPr>
          <w:rStyle w:val="None"/>
          <w:shd w:val="clear" w:color="auto" w:fill="ffffff"/>
        </w:rPr>
      </w:pPr>
      <w:r>
        <w:rPr>
          <w:rStyle w:val="None"/>
          <w:shd w:val="clear" w:color="auto" w:fill="ffffff"/>
          <w:rtl w:val="0"/>
        </w:rPr>
        <w:tab/>
        <w:t>2PA - number of 2-Pointer attempt</w:t>
      </w:r>
    </w:p>
    <w:p>
      <w:pPr>
        <w:pStyle w:val="Default"/>
        <w:spacing w:line="320" w:lineRule="atLeast"/>
        <w:jc w:val="both"/>
        <w:rPr>
          <w:rStyle w:val="None"/>
          <w:shd w:val="clear" w:color="auto" w:fill="ffffff"/>
        </w:rPr>
      </w:pPr>
      <w:r>
        <w:rPr>
          <w:rStyle w:val="None"/>
          <w:shd w:val="clear" w:color="auto" w:fill="ffffff"/>
          <w:rtl w:val="0"/>
        </w:rPr>
        <w:tab/>
        <w:t>AST - number of assists</w:t>
      </w:r>
    </w:p>
    <w:p>
      <w:pPr>
        <w:pStyle w:val="Default"/>
        <w:spacing w:line="320" w:lineRule="atLeast"/>
        <w:jc w:val="both"/>
        <w:rPr>
          <w:rStyle w:val="None"/>
          <w:shd w:val="clear" w:color="auto" w:fill="ffffff"/>
        </w:rPr>
      </w:pPr>
      <w:r>
        <w:rPr>
          <w:rStyle w:val="None"/>
          <w:shd w:val="clear" w:color="auto" w:fill="ffffff"/>
          <w:rtl w:val="0"/>
        </w:rPr>
        <w:tab/>
        <w:t>TRB - number of total rebound</w:t>
      </w:r>
    </w:p>
    <w:p>
      <w:pPr>
        <w:pStyle w:val="Default"/>
        <w:spacing w:line="320" w:lineRule="atLeast"/>
        <w:jc w:val="both"/>
        <w:rPr>
          <w:rStyle w:val="None"/>
          <w:shd w:val="clear" w:color="auto" w:fill="ffffff"/>
        </w:rPr>
      </w:pPr>
      <w:r>
        <w:rPr>
          <w:rStyle w:val="None"/>
          <w:shd w:val="clear" w:color="auto" w:fill="ffffff"/>
          <w:rtl w:val="0"/>
        </w:rPr>
        <w:tab/>
        <w:t>PF - number of personal fouls</w:t>
      </w:r>
    </w:p>
    <w:p>
      <w:pPr>
        <w:pStyle w:val="Default"/>
        <w:spacing w:line="320" w:lineRule="atLeast"/>
        <w:jc w:val="both"/>
        <w:rPr>
          <w:rStyle w:val="None"/>
          <w:shd w:val="clear" w:color="auto" w:fill="ffffff"/>
        </w:rPr>
      </w:pPr>
      <w:r>
        <w:rPr>
          <w:rStyle w:val="None"/>
          <w:shd w:val="clear" w:color="auto" w:fill="ffffff"/>
          <w:rtl w:val="0"/>
        </w:rPr>
        <w:tab/>
        <w:t>FT - number of free throws</w:t>
      </w:r>
    </w:p>
    <w:p>
      <w:pPr>
        <w:pStyle w:val="Default"/>
        <w:spacing w:line="320" w:lineRule="atLeast"/>
        <w:jc w:val="both"/>
        <w:rPr>
          <w:rStyle w:val="None"/>
          <w:shd w:val="clear" w:color="auto" w:fill="ffffff"/>
        </w:rPr>
      </w:pPr>
      <w:r>
        <w:rPr>
          <w:rStyle w:val="None"/>
          <w:shd w:val="clear" w:color="auto" w:fill="ffffff"/>
          <w:rtl w:val="0"/>
        </w:rPr>
        <w:tab/>
        <w:t>BLK - number of blocks</w:t>
      </w:r>
    </w:p>
    <w:p>
      <w:pPr>
        <w:pStyle w:val="Default"/>
        <w:spacing w:line="320" w:lineRule="atLeast"/>
        <w:jc w:val="both"/>
        <w:rPr>
          <w:rStyle w:val="None"/>
          <w:shd w:val="clear" w:color="auto" w:fill="ffffff"/>
        </w:rPr>
      </w:pPr>
    </w:p>
    <w:p>
      <w:pPr>
        <w:pStyle w:val="Default"/>
        <w:spacing w:line="320" w:lineRule="atLeast"/>
        <w:jc w:val="both"/>
        <w:rPr>
          <w:del w:id="127" w:date="2019-03-05T16:28:00Z" w:author="A J Sanchez"/>
          <w:rStyle w:val="None"/>
          <w:shd w:val="clear" w:color="auto" w:fill="ffffff"/>
        </w:rPr>
      </w:pPr>
      <w:r>
        <w:rPr>
          <w:rStyle w:val="None"/>
          <w:shd w:val="clear" w:color="auto" w:fill="ffffff"/>
          <w:rtl w:val="0"/>
          <w:lang w:val="en-US"/>
        </w:rPr>
        <w:t xml:space="preserve">After visualizing the data with scatter plots of individual player information, </w:t>
      </w:r>
    </w:p>
    <w:p>
      <w:pPr>
        <w:pStyle w:val="Default"/>
        <w:spacing w:line="320" w:lineRule="atLeast"/>
        <w:jc w:val="both"/>
        <w:rPr>
          <w:del w:id="128" w:date="2019-03-05T16:28:00Z" w:author="A J Sanchez"/>
          <w:rStyle w:val="None"/>
          <w:shd w:val="clear" w:color="auto" w:fill="ffffff"/>
        </w:rPr>
      </w:pPr>
    </w:p>
    <w:p>
      <w:pPr>
        <w:pStyle w:val="Default"/>
        <w:spacing w:line="320" w:lineRule="atLeast"/>
        <w:jc w:val="both"/>
        <w:rPr>
          <w:rStyle w:val="None"/>
          <w:i w:val="1"/>
          <w:iCs w:val="1"/>
          <w:shd w:val="clear" w:color="auto" w:fill="ffffff"/>
        </w:rPr>
      </w:pPr>
      <w:del w:id="129" w:date="2019-03-05T16:28:00Z" w:author="A J Sanchez">
        <w:r>
          <w:rPr>
            <w:rStyle w:val="None"/>
            <w:sz w:val="20"/>
            <w:szCs w:val="20"/>
            <w:shd w:val="clear" w:color="auto" w:fill="ffffff"/>
          </w:rPr>
          <w:tab/>
        </w:r>
      </w:del>
      <w:r>
        <w:rPr>
          <w:rStyle w:val="None"/>
          <w:shd w:val="clear" w:color="auto" w:fill="ffffff"/>
          <w:rtl w:val="0"/>
          <w:lang w:val="en-US"/>
        </w:rPr>
        <w:t>for example:</w:t>
      </w:r>
      <w:r>
        <w:rPr>
          <w:rStyle w:val="None"/>
          <w:i w:val="1"/>
          <w:iCs w:val="1"/>
          <w:shd w:val="clear" w:color="auto" w:fill="ffffff"/>
          <w:rtl w:val="0"/>
          <w:lang w:val="en-US"/>
        </w:rPr>
        <w:t xml:space="preserve"> </w:t>
      </w:r>
    </w:p>
    <w:p>
      <w:pPr>
        <w:pStyle w:val="Default"/>
        <w:spacing w:line="320" w:lineRule="atLeast"/>
        <w:jc w:val="both"/>
        <w:rPr>
          <w:rStyle w:val="None"/>
          <w:i w:val="1"/>
          <w:iCs w:val="1"/>
          <w:sz w:val="20"/>
          <w:szCs w:val="20"/>
          <w:shd w:val="clear" w:color="auto" w:fill="ffffff"/>
        </w:rPr>
      </w:pPr>
      <w:r>
        <w:rPr>
          <w:rStyle w:val="None"/>
          <w:i w:val="1"/>
          <w:iCs w:val="1"/>
          <w:sz w:val="20"/>
          <w:szCs w:val="20"/>
          <w:shd w:val="clear" w:color="auto" w:fill="ffffff"/>
          <w:rtl w:val="0"/>
        </w:rPr>
        <w:tab/>
        <w:t>3PA (number of 3-Pointer attempt) of individual player in each position from 1978-2017</w:t>
      </w:r>
      <w:r>
        <w:rPr>
          <w:rStyle w:val="None"/>
          <w:rFonts w:ascii="Times New Roman" w:cs="Times New Roman" w:hAnsi="Times New Roman" w:eastAsia="Times New Roman"/>
          <w:i w:val="1"/>
          <w:iCs w:val="1"/>
          <w:sz w:val="20"/>
          <w:szCs w:val="20"/>
          <w:shd w:val="clear" w:color="auto" w:fill="ffffff"/>
        </w:rPr>
        <w:drawing>
          <wp:anchor distT="152400" distB="152400" distL="152400" distR="152400" simplePos="0" relativeHeight="251660288" behindDoc="0" locked="0" layoutInCell="1" allowOverlap="1">
            <wp:simplePos x="0" y="0"/>
            <wp:positionH relativeFrom="page">
              <wp:posOffset>1203944</wp:posOffset>
            </wp:positionH>
            <wp:positionV relativeFrom="line">
              <wp:posOffset>158057</wp:posOffset>
            </wp:positionV>
            <wp:extent cx="4290174" cy="3238277"/>
            <wp:effectExtent l="0" t="0" r="0" b="0"/>
            <wp:wrapTopAndBottom distT="152400" distB="152400"/>
            <wp:docPr id="1073741826" name="officeArt object" descr="Screen Shot 2019-02-13 at 1.33.38 AM.png"/>
            <wp:cNvGraphicFramePr/>
            <a:graphic xmlns:a="http://schemas.openxmlformats.org/drawingml/2006/main">
              <a:graphicData uri="http://schemas.openxmlformats.org/drawingml/2006/picture">
                <pic:pic xmlns:pic="http://schemas.openxmlformats.org/drawingml/2006/picture">
                  <pic:nvPicPr>
                    <pic:cNvPr id="1073741826" name="Screen Shot 2019-02-13 at 1.33.38 AM.png" descr="Screen Shot 2019-02-13 at 1.33.38 AM.png"/>
                    <pic:cNvPicPr>
                      <a:picLocks noChangeAspect="1"/>
                    </pic:cNvPicPr>
                  </pic:nvPicPr>
                  <pic:blipFill>
                    <a:blip r:embed="rId5">
                      <a:extLst/>
                    </a:blip>
                    <a:stretch>
                      <a:fillRect/>
                    </a:stretch>
                  </pic:blipFill>
                  <pic:spPr>
                    <a:xfrm>
                      <a:off x="0" y="0"/>
                      <a:ext cx="4290174" cy="3238277"/>
                    </a:xfrm>
                    <a:prstGeom prst="rect">
                      <a:avLst/>
                    </a:prstGeom>
                    <a:ln w="12700" cap="flat">
                      <a:noFill/>
                      <a:miter lim="400000"/>
                    </a:ln>
                    <a:effectLst/>
                  </pic:spPr>
                </pic:pic>
              </a:graphicData>
            </a:graphic>
          </wp:anchor>
        </w:drawing>
      </w:r>
    </w:p>
    <w:p>
      <w:pPr>
        <w:pStyle w:val="Default"/>
        <w:spacing w:line="320" w:lineRule="atLeast"/>
        <w:jc w:val="both"/>
        <w:rPr>
          <w:rStyle w:val="None"/>
          <w:shd w:val="clear" w:color="auto" w:fill="ffffff"/>
        </w:rPr>
      </w:pPr>
    </w:p>
    <w:p>
      <w:pPr>
        <w:pStyle w:val="Default"/>
        <w:spacing w:line="320" w:lineRule="atLeast"/>
        <w:jc w:val="both"/>
        <w:rPr>
          <w:del w:id="130" w:date="2019-03-05T16:28:00Z" w:author="A J Sanchez"/>
          <w:rStyle w:val="None"/>
          <w:shd w:val="clear" w:color="auto" w:fill="ffffff"/>
        </w:rPr>
      </w:pPr>
      <w:ins w:id="131" w:date="2019-03-05T16:28:00Z" w:author="A J Sanchez">
        <w:r>
          <w:rPr>
            <w:rStyle w:val="None"/>
            <w:shd w:val="clear" w:color="auto" w:fill="ffffff"/>
            <w:rtl w:val="0"/>
            <w:lang w:val="en-US"/>
          </w:rPr>
          <w:t xml:space="preserve">the </w:t>
        </w:r>
      </w:ins>
      <w:r>
        <w:rPr>
          <w:rStyle w:val="None"/>
          <w:shd w:val="clear" w:color="auto" w:fill="ffffff"/>
          <w:rtl w:val="0"/>
          <w:lang w:val="en-US"/>
        </w:rPr>
        <w:t>line plot</w:t>
      </w:r>
      <w:ins w:id="132" w:date="2019-03-05T16:28:00Z" w:author="A J Sanchez">
        <w:r>
          <w:rPr>
            <w:rStyle w:val="None"/>
            <w:shd w:val="clear" w:color="auto" w:fill="ffffff"/>
            <w:rtl w:val="0"/>
            <w:lang w:val="en-US"/>
          </w:rPr>
          <w:t>s</w:t>
        </w:r>
      </w:ins>
      <w:r>
        <w:rPr>
          <w:rStyle w:val="None"/>
          <w:shd w:val="clear" w:color="auto" w:fill="ffffff"/>
          <w:rtl w:val="0"/>
          <w:lang w:val="en-US"/>
        </w:rPr>
        <w:t xml:space="preserve"> </w:t>
      </w:r>
      <w:del w:id="133" w:date="2019-03-05T16:28:00Z" w:author="A J Sanchez">
        <w:r>
          <w:rPr>
            <w:rStyle w:val="None"/>
            <w:shd w:val="clear" w:color="auto" w:fill="ffffff"/>
            <w:rtl w:val="0"/>
            <w:lang w:val="en-US"/>
          </w:rPr>
          <w:delText xml:space="preserve">which </w:delText>
        </w:r>
      </w:del>
      <w:r>
        <w:rPr>
          <w:rStyle w:val="None"/>
          <w:shd w:val="clear" w:color="auto" w:fill="ffffff"/>
          <w:rtl w:val="0"/>
          <w:lang w:val="en-US"/>
        </w:rPr>
        <w:t>show</w:t>
      </w:r>
      <w:del w:id="134" w:date="2019-03-05T16:28:00Z" w:author="A J Sanchez">
        <w:r>
          <w:rPr>
            <w:rStyle w:val="None"/>
            <w:shd w:val="clear" w:color="auto" w:fill="ffffff"/>
            <w:rtl w:val="0"/>
            <w:lang w:val="en-US"/>
          </w:rPr>
          <w:delText>s</w:delText>
        </w:r>
      </w:del>
      <w:r>
        <w:rPr>
          <w:rStyle w:val="None"/>
          <w:shd w:val="clear" w:color="auto" w:fill="ffffff"/>
          <w:rtl w:val="0"/>
          <w:lang w:val="en-US"/>
        </w:rPr>
        <w:t xml:space="preserve"> average number for each position category for multiple attributes</w:t>
      </w:r>
    </w:p>
    <w:p>
      <w:pPr>
        <w:pStyle w:val="Default"/>
        <w:spacing w:line="320" w:lineRule="atLeast"/>
        <w:jc w:val="both"/>
        <w:rPr>
          <w:del w:id="135" w:date="2019-03-05T16:28:00Z" w:author="A J Sanchez"/>
          <w:rStyle w:val="None"/>
          <w:shd w:val="clear" w:color="auto" w:fill="ffffff"/>
        </w:rPr>
      </w:pPr>
    </w:p>
    <w:p>
      <w:pPr>
        <w:pStyle w:val="Default"/>
        <w:spacing w:line="320" w:lineRule="atLeast"/>
        <w:jc w:val="both"/>
        <w:rPr>
          <w:rStyle w:val="None"/>
          <w:i w:val="1"/>
          <w:iCs w:val="1"/>
          <w:sz w:val="20"/>
          <w:szCs w:val="20"/>
          <w:shd w:val="clear" w:color="auto" w:fill="ffffff"/>
        </w:rPr>
      </w:pPr>
      <w:del w:id="136" w:date="2019-03-05T16:28:00Z" w:author="A J Sanchez">
        <w:r>
          <w:rPr>
            <w:rStyle w:val="None"/>
            <w:i w:val="1"/>
            <w:iCs w:val="1"/>
            <w:sz w:val="20"/>
            <w:szCs w:val="20"/>
            <w:shd w:val="clear" w:color="auto" w:fill="ffffff"/>
            <w:rtl w:val="0"/>
          </w:rPr>
          <w:tab/>
          <w:delText xml:space="preserve">for example: </w:delText>
        </w:r>
      </w:del>
      <w:ins w:id="137" w:date="2019-03-05T16:28:00Z" w:author="A J Sanchez">
        <w:r>
          <w:rPr>
            <w:rStyle w:val="None"/>
            <w:shd w:val="clear" w:color="auto" w:fill="ffffff"/>
            <w:rtl w:val="0"/>
            <w:lang w:val="en-US"/>
          </w:rPr>
          <w:t>.</w:t>
        </w:r>
      </w:ins>
    </w:p>
    <w:p>
      <w:pPr>
        <w:pStyle w:val="Default"/>
        <w:spacing w:line="320" w:lineRule="atLeast"/>
        <w:jc w:val="both"/>
        <w:rPr>
          <w:rStyle w:val="None"/>
          <w:i w:val="1"/>
          <w:iCs w:val="1"/>
          <w:sz w:val="20"/>
          <w:szCs w:val="20"/>
          <w:shd w:val="clear" w:color="auto" w:fill="ffffff"/>
        </w:rPr>
      </w:pPr>
      <w:r>
        <w:rPr>
          <w:rStyle w:val="None"/>
          <w:i w:val="1"/>
          <w:iCs w:val="1"/>
          <w:sz w:val="20"/>
          <w:szCs w:val="20"/>
          <w:shd w:val="clear" w:color="auto" w:fill="ffffff"/>
          <w:rtl w:val="0"/>
        </w:rPr>
        <w:tab/>
        <w:t>average number of 3-pointer attempts per game of each players in different positions</w:t>
      </w:r>
      <w:r>
        <w:rPr>
          <w:rStyle w:val="None"/>
          <w:rFonts w:ascii="Times New Roman" w:cs="Times New Roman" w:hAnsi="Times New Roman" w:eastAsia="Times New Roman"/>
          <w:i w:val="1"/>
          <w:iCs w:val="1"/>
          <w:sz w:val="20"/>
          <w:szCs w:val="20"/>
          <w:shd w:val="clear" w:color="auto" w:fill="ffffff"/>
        </w:rPr>
        <w:drawing>
          <wp:anchor distT="0" distB="0" distL="0" distR="0" simplePos="0" relativeHeight="251661312" behindDoc="0" locked="0" layoutInCell="1" allowOverlap="1">
            <wp:simplePos x="0" y="0"/>
            <wp:positionH relativeFrom="page">
              <wp:posOffset>1233522</wp:posOffset>
            </wp:positionH>
            <wp:positionV relativeFrom="line">
              <wp:posOffset>179400</wp:posOffset>
            </wp:positionV>
            <wp:extent cx="4999748" cy="3373445"/>
            <wp:effectExtent l="0" t="0" r="0" b="0"/>
            <wp:wrapTopAndBottom distT="0" distB="0"/>
            <wp:docPr id="1073741827" name="officeArt object" descr="Screen Shot 2019-02-13 at 1.30.44 AM.png"/>
            <wp:cNvGraphicFramePr/>
            <a:graphic xmlns:a="http://schemas.openxmlformats.org/drawingml/2006/main">
              <a:graphicData uri="http://schemas.openxmlformats.org/drawingml/2006/picture">
                <pic:pic xmlns:pic="http://schemas.openxmlformats.org/drawingml/2006/picture">
                  <pic:nvPicPr>
                    <pic:cNvPr id="1073741827" name="Screen Shot 2019-02-13 at 1.30.44 AM.png" descr="Screen Shot 2019-02-13 at 1.30.44 AM.png"/>
                    <pic:cNvPicPr>
                      <a:picLocks noChangeAspect="1"/>
                    </pic:cNvPicPr>
                  </pic:nvPicPr>
                  <pic:blipFill>
                    <a:blip r:embed="rId6">
                      <a:extLst/>
                    </a:blip>
                    <a:stretch>
                      <a:fillRect/>
                    </a:stretch>
                  </pic:blipFill>
                  <pic:spPr>
                    <a:xfrm>
                      <a:off x="0" y="0"/>
                      <a:ext cx="4999748" cy="3373445"/>
                    </a:xfrm>
                    <a:prstGeom prst="rect">
                      <a:avLst/>
                    </a:prstGeom>
                    <a:ln w="12700" cap="flat">
                      <a:noFill/>
                      <a:miter lim="400000"/>
                    </a:ln>
                    <a:effectLst/>
                  </pic:spPr>
                </pic:pic>
              </a:graphicData>
            </a:graphic>
          </wp:anchor>
        </w:drawing>
      </w:r>
    </w:p>
    <w:p>
      <w:pPr>
        <w:pStyle w:val="Default"/>
        <w:spacing w:line="320" w:lineRule="atLeast"/>
        <w:jc w:val="both"/>
        <w:rPr>
          <w:del w:id="138" w:date="2019-03-05T16:29:00Z" w:author="A J Sanchez"/>
          <w:rStyle w:val="None"/>
          <w:shd w:val="clear" w:color="auto" w:fill="ffffff"/>
        </w:rPr>
      </w:pPr>
      <w:r>
        <w:rPr>
          <w:rStyle w:val="None"/>
          <w:shd w:val="clear" w:color="auto" w:fill="ffffff"/>
          <w:rtl w:val="0"/>
          <w:lang w:val="en-US"/>
        </w:rPr>
        <w:t>and box plot that presents player performance number distribution during different time period</w:t>
      </w:r>
      <w:del w:id="139" w:date="2019-03-05T16:29:00Z" w:author="A J Sanchez">
        <w:r>
          <w:rPr>
            <w:rStyle w:val="None"/>
            <w:shd w:val="clear" w:color="auto" w:fill="ffffff"/>
            <w:rtl w:val="0"/>
            <w:lang w:val="en-US"/>
          </w:rPr>
          <w:delText xml:space="preserve">, </w:delText>
        </w:r>
      </w:del>
    </w:p>
    <w:p>
      <w:pPr>
        <w:pStyle w:val="Default"/>
        <w:spacing w:line="320" w:lineRule="atLeast"/>
        <w:jc w:val="both"/>
        <w:rPr>
          <w:del w:id="140" w:date="2019-03-05T16:29:00Z" w:author="A J Sanchez"/>
          <w:rStyle w:val="None"/>
          <w:i w:val="1"/>
          <w:iCs w:val="1"/>
          <w:sz w:val="20"/>
          <w:szCs w:val="20"/>
          <w:shd w:val="clear" w:color="auto" w:fill="ffffff"/>
        </w:rPr>
      </w:pPr>
      <w:del w:id="141" w:date="2019-03-05T16:29:00Z" w:author="A J Sanchez">
        <w:r>
          <w:rPr>
            <w:rStyle w:val="None"/>
            <w:i w:val="1"/>
            <w:iCs w:val="1"/>
            <w:sz w:val="20"/>
            <w:szCs w:val="20"/>
            <w:shd w:val="clear" w:color="auto" w:fill="ffffff"/>
          </w:rPr>
          <w:tab/>
        </w:r>
      </w:del>
    </w:p>
    <w:p>
      <w:pPr>
        <w:pStyle w:val="Default"/>
        <w:spacing w:line="320" w:lineRule="atLeast"/>
        <w:jc w:val="both"/>
        <w:rPr>
          <w:rStyle w:val="None"/>
          <w:i w:val="1"/>
          <w:iCs w:val="1"/>
          <w:sz w:val="20"/>
          <w:szCs w:val="20"/>
          <w:shd w:val="clear" w:color="auto" w:fill="ffffff"/>
        </w:rPr>
      </w:pPr>
      <w:del w:id="142" w:date="2019-03-05T16:29:00Z" w:author="A J Sanchez">
        <w:r>
          <w:rPr>
            <w:rStyle w:val="None"/>
            <w:i w:val="1"/>
            <w:iCs w:val="1"/>
            <w:sz w:val="20"/>
            <w:szCs w:val="20"/>
            <w:shd w:val="clear" w:color="auto" w:fill="ffffff"/>
            <w:rtl w:val="0"/>
          </w:rPr>
          <w:tab/>
          <w:delText xml:space="preserve">for example: </w:delText>
        </w:r>
      </w:del>
      <w:ins w:id="143" w:date="2019-03-05T16:29:00Z" w:author="A J Sanchez">
        <w:r>
          <w:rPr>
            <w:rStyle w:val="None"/>
            <w:shd w:val="clear" w:color="auto" w:fill="ffffff"/>
            <w:rtl w:val="0"/>
            <w:lang w:val="en-US"/>
          </w:rPr>
          <w:t>.</w:t>
        </w:r>
      </w:ins>
    </w:p>
    <w:p>
      <w:pPr>
        <w:pStyle w:val="Default"/>
        <w:spacing w:line="320" w:lineRule="atLeast"/>
        <w:jc w:val="both"/>
        <w:rPr>
          <w:rStyle w:val="None"/>
          <w:i w:val="1"/>
          <w:iCs w:val="1"/>
          <w:sz w:val="20"/>
          <w:szCs w:val="20"/>
          <w:shd w:val="clear" w:color="auto" w:fill="ffffff"/>
        </w:rPr>
      </w:pPr>
      <w:r>
        <w:rPr>
          <w:rStyle w:val="None"/>
          <w:i w:val="1"/>
          <w:iCs w:val="1"/>
          <w:sz w:val="20"/>
          <w:szCs w:val="20"/>
          <w:shd w:val="clear" w:color="auto" w:fill="ffffff"/>
          <w:rtl w:val="0"/>
        </w:rPr>
        <w:tab/>
        <w:t>number of 3-pointer attempts for player distribution in each time period</w:t>
      </w:r>
      <w:r>
        <w:rPr>
          <w:rStyle w:val="None"/>
          <w:rFonts w:ascii="Times New Roman" w:cs="Times New Roman" w:hAnsi="Times New Roman" w:eastAsia="Times New Roman"/>
          <w:i w:val="1"/>
          <w:iCs w:val="1"/>
          <w:sz w:val="20"/>
          <w:szCs w:val="20"/>
          <w:shd w:val="clear" w:color="auto" w:fill="ffffff"/>
        </w:rPr>
        <w:drawing>
          <wp:anchor distT="0" distB="0" distL="0" distR="0" simplePos="0" relativeHeight="251662336" behindDoc="0" locked="0" layoutInCell="1" allowOverlap="1">
            <wp:simplePos x="0" y="0"/>
            <wp:positionH relativeFrom="page">
              <wp:posOffset>1160294</wp:posOffset>
            </wp:positionH>
            <wp:positionV relativeFrom="line">
              <wp:posOffset>161615</wp:posOffset>
            </wp:positionV>
            <wp:extent cx="5146202" cy="3535081"/>
            <wp:effectExtent l="0" t="0" r="0" b="0"/>
            <wp:wrapTopAndBottom distT="0" distB="0"/>
            <wp:docPr id="1073741828" name="officeArt object" descr="Screen Shot 2019-02-13 at 1.31.08 AM.png"/>
            <wp:cNvGraphicFramePr/>
            <a:graphic xmlns:a="http://schemas.openxmlformats.org/drawingml/2006/main">
              <a:graphicData uri="http://schemas.openxmlformats.org/drawingml/2006/picture">
                <pic:pic xmlns:pic="http://schemas.openxmlformats.org/drawingml/2006/picture">
                  <pic:nvPicPr>
                    <pic:cNvPr id="1073741828" name="Screen Shot 2019-02-13 at 1.31.08 AM.png" descr="Screen Shot 2019-02-13 at 1.31.08 AM.png"/>
                    <pic:cNvPicPr>
                      <a:picLocks noChangeAspect="1"/>
                    </pic:cNvPicPr>
                  </pic:nvPicPr>
                  <pic:blipFill>
                    <a:blip r:embed="rId7">
                      <a:extLst/>
                    </a:blip>
                    <a:stretch>
                      <a:fillRect/>
                    </a:stretch>
                  </pic:blipFill>
                  <pic:spPr>
                    <a:xfrm>
                      <a:off x="0" y="0"/>
                      <a:ext cx="5146202" cy="3535081"/>
                    </a:xfrm>
                    <a:prstGeom prst="rect">
                      <a:avLst/>
                    </a:prstGeom>
                    <a:ln w="12700" cap="flat">
                      <a:noFill/>
                      <a:miter lim="400000"/>
                    </a:ln>
                    <a:effectLst/>
                  </pic:spPr>
                </pic:pic>
              </a:graphicData>
            </a:graphic>
          </wp:anchor>
        </w:drawing>
      </w:r>
    </w:p>
    <w:p>
      <w:pPr>
        <w:pStyle w:val="Default"/>
        <w:spacing w:line="320" w:lineRule="atLeast"/>
        <w:jc w:val="both"/>
        <w:rPr>
          <w:rStyle w:val="None"/>
          <w:shd w:val="clear" w:color="auto" w:fill="ffffff"/>
        </w:rPr>
      </w:pPr>
    </w:p>
    <w:p>
      <w:pPr>
        <w:pStyle w:val="Default"/>
        <w:spacing w:line="320" w:lineRule="atLeast"/>
        <w:jc w:val="both"/>
        <w:rPr>
          <w:rStyle w:val="None"/>
          <w:shd w:val="clear" w:color="auto" w:fill="ffffff"/>
        </w:rPr>
      </w:pPr>
      <w:r>
        <w:rPr>
          <w:rStyle w:val="None"/>
          <w:shd w:val="clear" w:color="auto" w:fill="ffffff"/>
          <w:rtl w:val="0"/>
          <w:lang w:val="en-US"/>
        </w:rPr>
        <w:t>we can draw a quick summary of the changing trend in each data category:</w:t>
      </w:r>
    </w:p>
    <w:p>
      <w:pPr>
        <w:pStyle w:val="Default"/>
        <w:spacing w:line="320" w:lineRule="atLeast"/>
        <w:rPr>
          <w:rStyle w:val="None"/>
          <w:shd w:val="clear" w:color="auto" w:fill="ffffff"/>
        </w:rPr>
      </w:pPr>
    </w:p>
    <w:p>
      <w:pPr>
        <w:pStyle w:val="Default"/>
        <w:spacing w:line="320" w:lineRule="atLeast"/>
        <w:rPr>
          <w:rStyle w:val="None"/>
          <w:shd w:val="clear" w:color="auto" w:fill="ffffff"/>
        </w:rPr>
      </w:pPr>
      <w:r>
        <w:rPr>
          <w:rStyle w:val="None"/>
          <w:shd w:val="clear" w:color="auto" w:fill="ffffff"/>
          <w:rtl w:val="0"/>
        </w:rPr>
        <w:tab/>
        <w:t xml:space="preserve">PTS - Center (C) and point guard (PG)  took small forward (SF)  and shooting </w:t>
        <w:tab/>
        <w:tab/>
        <w:t xml:space="preserve">        </w:t>
        <w:tab/>
        <w:tab/>
        <w:t>guard (SG)</w:t>
      </w:r>
      <w:r>
        <w:rPr>
          <w:rStyle w:val="None"/>
          <w:shd w:val="clear" w:color="auto" w:fill="ffffff"/>
          <w:rtl w:val="0"/>
          <w:lang w:val="en-US"/>
        </w:rPr>
        <w:t>’</w:t>
      </w:r>
      <w:r>
        <w:rPr>
          <w:rStyle w:val="None"/>
          <w:shd w:val="clear" w:color="auto" w:fill="ffffff"/>
          <w:rtl w:val="0"/>
          <w:lang w:val="en-US"/>
        </w:rPr>
        <w:t>s places in leading score positions;</w:t>
      </w:r>
    </w:p>
    <w:p>
      <w:pPr>
        <w:pStyle w:val="Default"/>
        <w:spacing w:line="320" w:lineRule="atLeast"/>
        <w:rPr>
          <w:rStyle w:val="None"/>
          <w:shd w:val="clear" w:color="auto" w:fill="ffffff"/>
        </w:rPr>
      </w:pPr>
      <w:r>
        <w:rPr>
          <w:rStyle w:val="None"/>
          <w:shd w:val="clear" w:color="auto" w:fill="ffffff"/>
          <w:rtl w:val="0"/>
        </w:rPr>
        <w:tab/>
        <w:t xml:space="preserve">3PA - Overall increase, especially in point guard (PG), shooting </w:t>
        <w:tab/>
        <w:tab/>
        <w:t xml:space="preserve">        </w:t>
        <w:tab/>
        <w:tab/>
        <w:tab/>
        <w:tab/>
        <w:t>guard (SG) and small forward (SF);</w:t>
      </w:r>
    </w:p>
    <w:p>
      <w:pPr>
        <w:pStyle w:val="Default"/>
        <w:spacing w:line="320" w:lineRule="atLeast"/>
        <w:rPr>
          <w:rStyle w:val="None"/>
          <w:shd w:val="clear" w:color="auto" w:fill="ffffff"/>
        </w:rPr>
      </w:pPr>
      <w:r>
        <w:rPr>
          <w:rStyle w:val="None"/>
          <w:shd w:val="clear" w:color="auto" w:fill="ffffff"/>
          <w:rtl w:val="0"/>
        </w:rPr>
        <w:tab/>
        <w:t>2PA - Overall decrease;</w:t>
      </w:r>
    </w:p>
    <w:p>
      <w:pPr>
        <w:pStyle w:val="Default"/>
        <w:spacing w:line="320" w:lineRule="atLeast"/>
        <w:rPr>
          <w:rStyle w:val="None"/>
          <w:shd w:val="clear" w:color="auto" w:fill="ffffff"/>
        </w:rPr>
      </w:pPr>
      <w:r>
        <w:rPr>
          <w:rStyle w:val="None"/>
          <w:shd w:val="clear" w:color="auto" w:fill="ffffff"/>
          <w:rtl w:val="0"/>
        </w:rPr>
        <w:tab/>
        <w:t xml:space="preserve">AST - Overall stable, point guard (PG) becomes less dominant in leading the </w:t>
        <w:tab/>
        <w:tab/>
        <w:tab/>
        <w:tab/>
        <w:t>number;</w:t>
      </w:r>
    </w:p>
    <w:p>
      <w:pPr>
        <w:pStyle w:val="Default"/>
        <w:spacing w:line="320" w:lineRule="atLeast"/>
        <w:rPr>
          <w:rStyle w:val="None"/>
          <w:shd w:val="clear" w:color="auto" w:fill="ffffff"/>
        </w:rPr>
      </w:pPr>
      <w:r>
        <w:rPr>
          <w:rStyle w:val="None"/>
          <w:shd w:val="clear" w:color="auto" w:fill="ffffff"/>
          <w:rtl w:val="0"/>
        </w:rPr>
        <w:tab/>
        <w:t>TRB - Overall stable, Center (C) becomes more dominant;</w:t>
      </w:r>
    </w:p>
    <w:p>
      <w:pPr>
        <w:pStyle w:val="Default"/>
        <w:spacing w:line="320" w:lineRule="atLeast"/>
        <w:rPr>
          <w:rStyle w:val="None"/>
          <w:shd w:val="clear" w:color="auto" w:fill="ffffff"/>
        </w:rPr>
      </w:pPr>
      <w:r>
        <w:rPr>
          <w:rStyle w:val="None"/>
          <w:shd w:val="clear" w:color="auto" w:fill="ffffff"/>
          <w:rtl w:val="0"/>
        </w:rPr>
        <w:tab/>
        <w:t>PF - Overal decrease;</w:t>
      </w:r>
    </w:p>
    <w:p>
      <w:pPr>
        <w:pStyle w:val="Default"/>
        <w:spacing w:line="320" w:lineRule="atLeast"/>
        <w:rPr>
          <w:rStyle w:val="None"/>
          <w:shd w:val="clear" w:color="auto" w:fill="ffffff"/>
        </w:rPr>
      </w:pPr>
      <w:r>
        <w:rPr>
          <w:rStyle w:val="None"/>
          <w:shd w:val="clear" w:color="auto" w:fill="ffffff"/>
          <w:rtl w:val="0"/>
        </w:rPr>
        <w:tab/>
        <w:t xml:space="preserve">FT - Overall decrease in FT, Center (C) and point guard (PG) took small forward </w:t>
        <w:tab/>
        <w:tab/>
        <w:tab/>
        <w:tab/>
        <w:t>(SF) and shooting guard (SG)'s places in leading number of free throws;</w:t>
      </w:r>
    </w:p>
    <w:p>
      <w:pPr>
        <w:pStyle w:val="Default"/>
        <w:spacing w:line="320" w:lineRule="atLeast"/>
        <w:rPr>
          <w:rStyle w:val="None"/>
          <w:shd w:val="clear" w:color="auto" w:fill="ffffff"/>
        </w:rPr>
      </w:pPr>
      <w:r>
        <w:rPr>
          <w:rStyle w:val="None"/>
          <w:shd w:val="clear" w:color="auto" w:fill="ffffff"/>
          <w:rtl w:val="0"/>
        </w:rPr>
        <w:tab/>
        <w:t>BLK - Overall stable, Center (C) becomes more dominant;</w:t>
      </w:r>
    </w:p>
    <w:p>
      <w:pPr>
        <w:pStyle w:val="Default"/>
        <w:spacing w:line="320" w:lineRule="atLeast"/>
        <w:jc w:val="both"/>
        <w:rPr>
          <w:rStyle w:val="None"/>
          <w:shd w:val="clear" w:color="auto" w:fill="ffffff"/>
        </w:rPr>
      </w:pPr>
    </w:p>
    <w:p>
      <w:pPr>
        <w:pStyle w:val="Default"/>
        <w:spacing w:line="320" w:lineRule="atLeast"/>
        <w:jc w:val="both"/>
        <w:rPr>
          <w:rStyle w:val="None"/>
          <w:shd w:val="clear" w:color="auto" w:fill="ffffff"/>
        </w:rPr>
      </w:pPr>
      <w:del w:id="144" w:date="2019-03-05T16:29:00Z" w:author="A J Sanchez">
        <w:r>
          <w:rPr>
            <w:rStyle w:val="None"/>
            <w:shd w:val="clear" w:color="auto" w:fill="ffffff"/>
            <w:rtl w:val="0"/>
            <w:lang w:val="en-US"/>
          </w:rPr>
          <w:delText>Therefore</w:delText>
        </w:r>
      </w:del>
      <w:ins w:id="145" w:date="2019-03-05T16:29:00Z" w:author="A J Sanchez">
        <w:r>
          <w:rPr>
            <w:rStyle w:val="None"/>
            <w:shd w:val="clear" w:color="auto" w:fill="ffffff"/>
            <w:rtl w:val="0"/>
            <w:lang w:val="en-US"/>
          </w:rPr>
          <w:t>Therefore,</w:t>
        </w:r>
      </w:ins>
      <w:r>
        <w:rPr>
          <w:rStyle w:val="None"/>
          <w:shd w:val="clear" w:color="auto" w:fill="ffffff"/>
          <w:rtl w:val="0"/>
          <w:lang w:val="en-US"/>
        </w:rPr>
        <w:t xml:space="preserve"> according to certain attributes such as 3PA, TRB and BLK, we can say some functions for each positions have become more distinctive, where on the other end, attribute such as PTS, AST, and FT, suggest some function for certain positions has become less distinctive and can be interchangeable with other positions.</w:t>
      </w:r>
    </w:p>
    <w:p>
      <w:pPr>
        <w:pStyle w:val="Default"/>
        <w:spacing w:line="320" w:lineRule="atLeast"/>
        <w:jc w:val="both"/>
        <w:rPr>
          <w:rStyle w:val="None"/>
          <w:shd w:val="clear" w:color="auto" w:fill="ffffff"/>
        </w:rPr>
      </w:pPr>
    </w:p>
    <w:p>
      <w:pPr>
        <w:pStyle w:val="Body A"/>
        <w:jc w:val="both"/>
        <w:rPr>
          <w:rStyle w:val="None"/>
          <w:rFonts w:ascii="Helvetica Neue" w:cs="Helvetica Neue" w:hAnsi="Helvetica Neue" w:eastAsia="Helvetica Neue"/>
          <w:b w:val="1"/>
          <w:bCs w:val="1"/>
          <w:sz w:val="34"/>
          <w:szCs w:val="34"/>
        </w:rPr>
      </w:pPr>
      <w:r>
        <w:rPr>
          <w:rStyle w:val="None"/>
          <w:rFonts w:ascii="Helvetica Neue" w:hAnsi="Helvetica Neue"/>
          <w:b w:val="1"/>
          <w:bCs w:val="1"/>
          <w:sz w:val="34"/>
          <w:szCs w:val="34"/>
          <w:rtl w:val="0"/>
          <w:lang w:val="en-US"/>
        </w:rPr>
        <w:t>Statistical analysis</w:t>
      </w:r>
    </w:p>
    <w:p>
      <w:pPr>
        <w:pStyle w:val="Default"/>
        <w:jc w:val="both"/>
        <w:rPr>
          <w:rStyle w:val="None"/>
          <w:b w:val="1"/>
          <w:bCs w:val="1"/>
        </w:rPr>
      </w:pPr>
    </w:p>
    <w:p>
      <w:pPr>
        <w:pStyle w:val="Default"/>
        <w:spacing w:line="320" w:lineRule="atLeast"/>
        <w:jc w:val="both"/>
      </w:pPr>
      <w:r>
        <w:rPr>
          <w:rtl w:val="0"/>
          <w:lang w:val="en-US"/>
        </w:rPr>
        <w:t>In this section we are going to use statistical analysis to explore if the observations from data storytelling can be validated.</w:t>
      </w:r>
    </w:p>
    <w:p>
      <w:pPr>
        <w:pStyle w:val="Default"/>
        <w:jc w:val="both"/>
      </w:pPr>
    </w:p>
    <w:p>
      <w:pPr>
        <w:pStyle w:val="Default"/>
        <w:spacing w:line="320" w:lineRule="atLeast"/>
        <w:jc w:val="both"/>
        <w:rPr>
          <w:rStyle w:val="None"/>
          <w:shd w:val="clear" w:color="auto" w:fill="ffffff"/>
        </w:rPr>
      </w:pPr>
      <w:del w:id="146" w:date="2019-03-05T16:30:00Z" w:author="A J Sanchez">
        <w:r>
          <w:rPr>
            <w:rStyle w:val="None"/>
            <w:shd w:val="clear" w:color="auto" w:fill="ffffff"/>
            <w:rtl w:val="0"/>
            <w:lang w:val="en-US"/>
          </w:rPr>
          <w:delText>Therefore</w:delText>
        </w:r>
      </w:del>
      <w:ins w:id="147" w:date="2019-03-05T16:30:00Z" w:author="A J Sanchez">
        <w:r>
          <w:rPr>
            <w:rStyle w:val="None"/>
            <w:shd w:val="clear" w:color="auto" w:fill="ffffff"/>
            <w:rtl w:val="0"/>
            <w:lang w:val="en-US"/>
          </w:rPr>
          <w:t>Therefore,</w:t>
        </w:r>
      </w:ins>
      <w:r>
        <w:rPr>
          <w:rStyle w:val="None"/>
          <w:shd w:val="clear" w:color="auto" w:fill="ffffff"/>
          <w:rtl w:val="0"/>
          <w:lang w:val="en-US"/>
        </w:rPr>
        <w:t xml:space="preserve"> I used scoring points as a case study one of the previous observation. We have already noticed the change of role in leading the scoring data among the </w:t>
      </w:r>
    </w:p>
    <w:p>
      <w:pPr>
        <w:pStyle w:val="Default"/>
        <w:spacing w:line="320" w:lineRule="atLeast"/>
        <w:jc w:val="both"/>
        <w:rPr>
          <w:rStyle w:val="None"/>
          <w:shd w:val="clear" w:color="auto" w:fill="ffffff"/>
        </w:rPr>
      </w:pPr>
      <w:r>
        <w:rPr>
          <w:rStyle w:val="None"/>
          <w:shd w:val="clear" w:color="auto" w:fill="ffffff"/>
          <w:rtl w:val="0"/>
          <w:lang w:val="en-US"/>
        </w:rPr>
        <w:t xml:space="preserve">positions. Before 1990, players of SG had the highest number in scoring point, </w:t>
      </w:r>
      <w:del w:id="148" w:date="2019-03-05T16:30:00Z" w:author="A J Sanchez">
        <w:r>
          <w:rPr>
            <w:rStyle w:val="None"/>
            <w:shd w:val="clear" w:color="auto" w:fill="ffffff"/>
            <w:rtl w:val="0"/>
            <w:lang w:val="en-US"/>
          </w:rPr>
          <w:delText>and  according</w:delText>
        </w:r>
      </w:del>
      <w:ins w:id="149" w:date="2019-03-05T16:30:00Z" w:author="A J Sanchez">
        <w:r>
          <w:rPr>
            <w:rStyle w:val="None"/>
            <w:shd w:val="clear" w:color="auto" w:fill="ffffff"/>
            <w:rtl w:val="0"/>
            <w:lang w:val="en-US"/>
          </w:rPr>
          <w:t>and according</w:t>
        </w:r>
      </w:ins>
      <w:r>
        <w:rPr>
          <w:rStyle w:val="None"/>
          <w:shd w:val="clear" w:color="auto" w:fill="ffffff"/>
          <w:rtl w:val="0"/>
          <w:lang w:val="en-US"/>
        </w:rPr>
        <w:t xml:space="preserve"> to the visualization we think SG players have been scoring less. I choose to use the data before 1990s and after 2010s since we want to compare the scoring data of SG from early and recent periods.</w:t>
      </w:r>
    </w:p>
    <w:p>
      <w:pPr>
        <w:pStyle w:val="Default"/>
        <w:spacing w:after="200" w:line="360" w:lineRule="atLeast"/>
        <w:jc w:val="both"/>
        <w:rPr>
          <w:rStyle w:val="None"/>
          <w:b w:val="1"/>
          <w:bCs w:val="1"/>
        </w:rPr>
      </w:pPr>
    </w:p>
    <w:p>
      <w:pPr>
        <w:pStyle w:val="Default"/>
        <w:spacing w:after="200" w:line="360" w:lineRule="atLeast"/>
        <w:jc w:val="both"/>
        <w:rPr>
          <w:rStyle w:val="None"/>
          <w:b w:val="1"/>
          <w:bCs w:val="1"/>
          <w:u w:color="333333"/>
          <w:shd w:val="clear" w:color="auto" w:fill="ffffff"/>
        </w:rPr>
      </w:pPr>
      <w:r>
        <w:rPr>
          <w:rStyle w:val="None"/>
          <w:b w:val="1"/>
          <w:bCs w:val="1"/>
          <w:u w:color="333333"/>
          <w:shd w:val="clear" w:color="auto" w:fill="ffffff"/>
          <w:rtl w:val="0"/>
          <w:lang w:val="en-US"/>
        </w:rPr>
        <w:t>Preform hypothesis test</w:t>
      </w:r>
    </w:p>
    <w:p>
      <w:pPr>
        <w:pStyle w:val="Default"/>
        <w:spacing w:line="320" w:lineRule="atLeast"/>
        <w:rPr>
          <w:rStyle w:val="None"/>
          <w:u w:color="333333"/>
          <w:shd w:val="clear" w:color="auto" w:fill="ffffff"/>
        </w:rPr>
      </w:pPr>
      <w:r>
        <w:rPr>
          <w:rStyle w:val="None"/>
          <w:u w:color="333333"/>
          <w:shd w:val="clear" w:color="auto" w:fill="ffffff"/>
          <w:rtl w:val="0"/>
          <w:lang w:val="en-US"/>
        </w:rPr>
        <w:t xml:space="preserve">H0: p = 0 H1: p </w:t>
      </w:r>
      <w:r>
        <w:rPr>
          <w:rStyle w:val="None"/>
          <w:u w:color="333333"/>
          <w:shd w:val="clear" w:color="auto" w:fill="ffffff"/>
          <w:rtl w:val="0"/>
          <w:lang w:val="en-US"/>
        </w:rPr>
        <w:t xml:space="preserve">≠ </w:t>
      </w:r>
      <w:r>
        <w:rPr>
          <w:rStyle w:val="None"/>
          <w:u w:color="333333"/>
          <w:shd w:val="clear" w:color="auto" w:fill="ffffff"/>
          <w:rtl w:val="0"/>
          <w:lang w:val="en-US"/>
        </w:rPr>
        <w:t>0</w:t>
      </w:r>
    </w:p>
    <w:p>
      <w:pPr>
        <w:pStyle w:val="Default"/>
        <w:spacing w:line="320" w:lineRule="atLeast"/>
        <w:rPr>
          <w:rStyle w:val="None"/>
          <w:u w:val="single" w:color="333333"/>
          <w:shd w:val="clear" w:color="auto" w:fill="ffffff"/>
        </w:rPr>
      </w:pPr>
      <w:r>
        <w:rPr>
          <w:rStyle w:val="None"/>
          <w:u w:val="single" w:color="333333"/>
          <w:shd w:val="clear" w:color="auto" w:fill="ffffff"/>
          <w:rtl w:val="0"/>
          <w:lang w:val="en-US"/>
        </w:rPr>
        <w:t>Null hypothesis:</w:t>
      </w:r>
    </w:p>
    <w:p>
      <w:pPr>
        <w:pStyle w:val="Default"/>
        <w:spacing w:line="320" w:lineRule="atLeast"/>
        <w:rPr>
          <w:rStyle w:val="None"/>
          <w:u w:color="333333"/>
          <w:shd w:val="clear" w:color="auto" w:fill="ffffff"/>
        </w:rPr>
      </w:pPr>
      <w:r>
        <w:rPr>
          <w:rStyle w:val="None"/>
          <w:u w:color="333333"/>
          <w:shd w:val="clear" w:color="auto" w:fill="ffffff"/>
          <w:rtl w:val="0"/>
          <w:lang w:val="en-US"/>
        </w:rPr>
        <w:t>There is no difference between the scoring points of SG before 1990 and after 2010 (average scoring points difference is 0, p = 0)</w:t>
      </w:r>
    </w:p>
    <w:p>
      <w:pPr>
        <w:pStyle w:val="Default"/>
        <w:spacing w:line="320" w:lineRule="atLeast"/>
        <w:rPr>
          <w:rStyle w:val="None"/>
          <w:u w:val="single" w:color="333333"/>
          <w:shd w:val="clear" w:color="auto" w:fill="ffffff"/>
        </w:rPr>
      </w:pPr>
      <w:r>
        <w:rPr>
          <w:rStyle w:val="None"/>
          <w:u w:val="single" w:color="333333"/>
          <w:shd w:val="clear" w:color="auto" w:fill="ffffff"/>
          <w:rtl w:val="0"/>
          <w:lang w:val="en-US"/>
        </w:rPr>
        <w:t>Alternate hypothesis:</w:t>
      </w:r>
    </w:p>
    <w:p>
      <w:pPr>
        <w:pStyle w:val="Default"/>
        <w:spacing w:line="320" w:lineRule="atLeast"/>
        <w:rPr>
          <w:rStyle w:val="None"/>
          <w:u w:color="333333"/>
          <w:shd w:val="clear" w:color="auto" w:fill="ffffff"/>
        </w:rPr>
      </w:pPr>
      <w:r>
        <w:rPr>
          <w:rStyle w:val="None"/>
          <w:u w:color="333333"/>
          <w:shd w:val="clear" w:color="auto" w:fill="ffffff"/>
          <w:rtl w:val="0"/>
          <w:lang w:val="en-US"/>
        </w:rPr>
        <w:t xml:space="preserve">There is difference between the scoring points before 1990 and after 2010 (average scoring points difference is not 0, </w:t>
      </w:r>
      <w:r>
        <w:rPr>
          <w:rStyle w:val="None"/>
          <w:u w:color="333333"/>
          <w:shd w:val="clear" w:color="auto" w:fill="ffffff"/>
          <w:rtl w:val="0"/>
          <w:lang w:val="en-US"/>
        </w:rPr>
        <w:t>ρ≠</w:t>
      </w:r>
      <w:r>
        <w:rPr>
          <w:rStyle w:val="None"/>
          <w:u w:color="333333"/>
          <w:shd w:val="clear" w:color="auto" w:fill="ffffff"/>
          <w:rtl w:val="0"/>
          <w:lang w:val="en-US"/>
        </w:rPr>
        <w:t>0)</w:t>
      </w:r>
    </w:p>
    <w:p>
      <w:pPr>
        <w:pStyle w:val="Default"/>
        <w:spacing w:line="320" w:lineRule="atLeast"/>
        <w:rPr>
          <w:rStyle w:val="None"/>
          <w:u w:color="333333"/>
          <w:shd w:val="clear" w:color="auto" w:fill="ffffff"/>
        </w:rPr>
      </w:pPr>
    </w:p>
    <w:p>
      <w:pPr>
        <w:pStyle w:val="Default"/>
        <w:spacing w:line="320" w:lineRule="atLeast"/>
        <w:rPr>
          <w:rStyle w:val="None"/>
          <w:u w:color="333333"/>
          <w:shd w:val="clear" w:color="auto" w:fill="ffffff"/>
        </w:rPr>
      </w:pPr>
      <w:r>
        <w:rPr>
          <w:rStyle w:val="None"/>
          <w:u w:color="333333"/>
          <w:shd w:val="clear" w:color="auto" w:fill="ffffff"/>
          <w:rtl w:val="0"/>
          <w:lang w:val="en-US"/>
        </w:rPr>
        <w:t xml:space="preserve">We get a p-value of 0.0, which suggests that there is a statistically significant </w:t>
      </w:r>
    </w:p>
    <w:p>
      <w:pPr>
        <w:pStyle w:val="Default"/>
        <w:spacing w:line="320" w:lineRule="atLeast"/>
        <w:rPr>
          <w:rStyle w:val="None"/>
          <w:u w:color="333333"/>
          <w:shd w:val="clear" w:color="auto" w:fill="ffffff"/>
        </w:rPr>
      </w:pPr>
      <w:r>
        <w:rPr>
          <w:rStyle w:val="None"/>
          <w:u w:color="333333"/>
          <w:shd w:val="clear" w:color="auto" w:fill="ffffff"/>
          <w:rtl w:val="0"/>
          <w:lang w:val="en-US"/>
        </w:rPr>
        <w:t xml:space="preserve">difference. We got a difference of 2.314 points between the means. You should combine this with the statistical significance. Changing by 2.314 points in 40 years is </w:t>
      </w:r>
    </w:p>
    <w:p>
      <w:pPr>
        <w:pStyle w:val="Default"/>
        <w:spacing w:line="320" w:lineRule="atLeast"/>
        <w:rPr>
          <w:rStyle w:val="None"/>
          <w:u w:color="333333"/>
          <w:shd w:val="clear" w:color="auto" w:fill="ffffff"/>
        </w:rPr>
      </w:pPr>
      <w:r>
        <w:rPr>
          <w:rStyle w:val="None"/>
          <w:u w:color="333333"/>
          <w:shd w:val="clear" w:color="auto" w:fill="ffffff"/>
          <w:rtl w:val="0"/>
          <w:lang w:val="en-US"/>
        </w:rPr>
        <w:t>substantial.</w:t>
      </w:r>
    </w:p>
    <w:p>
      <w:pPr>
        <w:pStyle w:val="Default"/>
        <w:spacing w:line="320" w:lineRule="atLeast"/>
        <w:rPr>
          <w:rStyle w:val="None"/>
          <w:u w:color="333333"/>
          <w:shd w:val="clear" w:color="auto" w:fill="ffffff"/>
        </w:rPr>
      </w:pPr>
    </w:p>
    <w:p>
      <w:pPr>
        <w:pStyle w:val="Default"/>
        <w:spacing w:line="320" w:lineRule="atLeast"/>
        <w:rPr>
          <w:rStyle w:val="None"/>
          <w:u w:color="333333"/>
          <w:shd w:val="clear" w:color="auto" w:fill="ffffff"/>
        </w:rPr>
      </w:pPr>
      <w:r>
        <w:rPr>
          <w:rStyle w:val="None"/>
          <w:u w:color="333333"/>
          <w:shd w:val="clear" w:color="auto" w:fill="ffffff"/>
          <w:rtl w:val="0"/>
          <w:lang w:val="en-US"/>
        </w:rPr>
        <w:t xml:space="preserve">This case study with one of the data attributes shows that all the validation is verifiable if we preform hypothesis test to each observation we made in multiple attributes. </w:t>
      </w:r>
    </w:p>
    <w:p>
      <w:pPr>
        <w:pStyle w:val="Default"/>
        <w:spacing w:line="320" w:lineRule="atLeast"/>
        <w:rPr>
          <w:rStyle w:val="None"/>
          <w:u w:color="333333"/>
          <w:shd w:val="clear" w:color="auto" w:fill="ffffff"/>
        </w:rPr>
      </w:pPr>
    </w:p>
    <w:p>
      <w:pPr>
        <w:pStyle w:val="Body A"/>
        <w:jc w:val="both"/>
        <w:rPr>
          <w:rStyle w:val="None"/>
          <w:rFonts w:ascii="Helvetica Neue" w:cs="Helvetica Neue" w:hAnsi="Helvetica Neue" w:eastAsia="Helvetica Neue"/>
          <w:b w:val="1"/>
          <w:bCs w:val="1"/>
          <w:sz w:val="34"/>
          <w:szCs w:val="34"/>
        </w:rPr>
      </w:pPr>
      <w:r>
        <w:rPr>
          <w:rStyle w:val="None"/>
          <w:rFonts w:ascii="Helvetica Neue" w:hAnsi="Helvetica Neue"/>
          <w:b w:val="1"/>
          <w:bCs w:val="1"/>
          <w:sz w:val="34"/>
          <w:szCs w:val="34"/>
          <w:rtl w:val="0"/>
          <w:lang w:val="en-US"/>
        </w:rPr>
        <w:t>Cluster modeling</w:t>
      </w:r>
    </w:p>
    <w:p>
      <w:pPr>
        <w:pStyle w:val="Body A"/>
        <w:jc w:val="both"/>
        <w:rPr>
          <w:rStyle w:val="None"/>
          <w:rFonts w:ascii="Helvetica Neue" w:cs="Helvetica Neue" w:hAnsi="Helvetica Neue" w:eastAsia="Helvetica Neue"/>
          <w:sz w:val="24"/>
          <w:szCs w:val="24"/>
          <w:u w:color="333333"/>
          <w:shd w:val="clear" w:color="auto" w:fill="ffffff"/>
        </w:rPr>
      </w:pPr>
    </w:p>
    <w:p>
      <w:pPr>
        <w:pStyle w:val="Default"/>
        <w:spacing w:after="200" w:line="360" w:lineRule="atLeast"/>
        <w:jc w:val="both"/>
        <w:rPr>
          <w:rStyle w:val="None"/>
          <w:b w:val="1"/>
          <w:bCs w:val="1"/>
          <w:u w:color="333333"/>
          <w:shd w:val="clear" w:color="auto" w:fill="ffffff"/>
        </w:rPr>
      </w:pPr>
      <w:r>
        <w:rPr>
          <w:rStyle w:val="None"/>
          <w:b w:val="1"/>
          <w:bCs w:val="1"/>
          <w:u w:color="333333"/>
          <w:shd w:val="clear" w:color="auto" w:fill="ffffff"/>
          <w:rtl w:val="0"/>
          <w:lang w:val="en-US"/>
        </w:rPr>
        <w:t>Select and modify data for modeling</w:t>
      </w:r>
    </w:p>
    <w:p>
      <w:pPr>
        <w:pStyle w:val="Default"/>
        <w:rPr>
          <w:rStyle w:val="None"/>
          <w:u w:color="333333"/>
          <w:shd w:val="clear" w:color="auto" w:fill="ffffff"/>
        </w:rPr>
      </w:pPr>
      <w:r>
        <w:rPr>
          <w:rStyle w:val="None"/>
          <w:u w:color="333333"/>
          <w:shd w:val="clear" w:color="auto" w:fill="ffffff"/>
          <w:rtl w:val="0"/>
          <w:lang w:val="en-US"/>
        </w:rPr>
        <w:t xml:space="preserve">In this step, I used unsupervised learning methods to cluster the players in different time eras into categories that can better summarize their </w:t>
      </w:r>
      <w:del w:id="150" w:date="2019-03-05T16:32:00Z" w:author="A J Sanchez">
        <w:r>
          <w:rPr>
            <w:rStyle w:val="None"/>
            <w:u w:color="333333"/>
            <w:shd w:val="clear" w:color="auto" w:fill="ffffff"/>
            <w:rtl w:val="0"/>
            <w:lang w:val="en-US"/>
          </w:rPr>
          <w:delText>characters</w:delText>
        </w:r>
      </w:del>
      <w:ins w:id="151" w:date="2019-03-05T16:32:00Z" w:author="A J Sanchez">
        <w:r>
          <w:rPr>
            <w:rStyle w:val="None"/>
            <w:u w:color="333333"/>
            <w:shd w:val="clear" w:color="auto" w:fill="ffffff"/>
            <w:rtl w:val="0"/>
            <w:lang w:val="en-US"/>
          </w:rPr>
          <w:t>profiles</w:t>
        </w:r>
      </w:ins>
      <w:r>
        <w:rPr>
          <w:rStyle w:val="None"/>
          <w:u w:color="333333"/>
          <w:shd w:val="clear" w:color="auto" w:fill="ffffff"/>
          <w:rtl w:val="0"/>
          <w:lang w:val="en-US"/>
        </w:rPr>
        <w:t>. In order to observe the most obvious change in limited time, I chose two subsets have the largest time gap in between, which is pre</w:t>
      </w:r>
      <w:ins w:id="152" w:date="2019-03-05T16:32:00Z" w:author="A J Sanchez">
        <w:r>
          <w:rPr>
            <w:rStyle w:val="None"/>
            <w:u w:color="333333"/>
            <w:shd w:val="clear" w:color="auto" w:fill="ffffff"/>
            <w:rtl w:val="0"/>
            <w:lang w:val="en-US"/>
          </w:rPr>
          <w:t>-</w:t>
        </w:r>
      </w:ins>
      <w:r>
        <w:rPr>
          <w:rStyle w:val="None"/>
          <w:u w:color="333333"/>
          <w:shd w:val="clear" w:color="auto" w:fill="ffffff"/>
          <w:rtl w:val="0"/>
          <w:lang w:val="en-US"/>
        </w:rPr>
        <w:t>90</w:t>
      </w:r>
      <w:ins w:id="153" w:date="2019-03-05T16:32:00Z" w:author="A J Sanchez">
        <w:r>
          <w:rPr>
            <w:rStyle w:val="None"/>
            <w:u w:color="333333"/>
            <w:shd w:val="clear" w:color="auto" w:fill="ffffff"/>
            <w:rtl w:val="0"/>
            <w:lang w:val="en-US"/>
          </w:rPr>
          <w:t xml:space="preserve"> </w:t>
        </w:r>
      </w:ins>
      <w:r>
        <w:rPr>
          <w:rStyle w:val="None"/>
          <w:u w:color="333333"/>
          <w:shd w:val="clear" w:color="auto" w:fill="ffffff"/>
          <w:rtl w:val="0"/>
          <w:lang w:val="en-US"/>
        </w:rPr>
        <w:t xml:space="preserve">(players data before 1990) and </w:t>
      </w:r>
      <w:del w:id="154" w:date="2019-03-05T16:32:00Z" w:author="A J Sanchez">
        <w:r>
          <w:rPr>
            <w:rStyle w:val="None"/>
            <w:u w:color="333333"/>
            <w:shd w:val="clear" w:color="auto" w:fill="ffffff"/>
            <w:rtl w:val="0"/>
            <w:lang w:val="en-US"/>
          </w:rPr>
          <w:delText>_10</w:delText>
        </w:r>
      </w:del>
      <w:ins w:id="155" w:date="2019-03-05T16:32:00Z" w:author="A J Sanchez">
        <w:r>
          <w:rPr>
            <w:rStyle w:val="None"/>
            <w:u w:color="333333"/>
            <w:shd w:val="clear" w:color="auto" w:fill="ffffff"/>
            <w:rtl w:val="0"/>
            <w:lang w:val="en-US"/>
          </w:rPr>
          <w:t>2000</w:t>
        </w:r>
      </w:ins>
      <w:r>
        <w:rPr>
          <w:rStyle w:val="None"/>
          <w:u w:color="333333"/>
          <w:shd w:val="clear" w:color="auto" w:fill="ffffff"/>
          <w:rtl w:val="0"/>
          <w:lang w:val="en-US"/>
        </w:rPr>
        <w:t>s</w:t>
      </w:r>
      <w:ins w:id="156" w:date="2019-03-05T16:32:00Z" w:author="A J Sanchez">
        <w:r>
          <w:rPr>
            <w:rStyle w:val="None"/>
            <w:u w:color="333333"/>
            <w:shd w:val="clear" w:color="auto" w:fill="ffffff"/>
            <w:rtl w:val="0"/>
            <w:lang w:val="en-US"/>
          </w:rPr>
          <w:t xml:space="preserve"> </w:t>
        </w:r>
      </w:ins>
      <w:r>
        <w:rPr>
          <w:rStyle w:val="None"/>
          <w:u w:color="333333"/>
          <w:shd w:val="clear" w:color="auto" w:fill="ffffff"/>
          <w:rtl w:val="0"/>
          <w:lang w:val="en-US"/>
        </w:rPr>
        <w:t xml:space="preserve">(players data since 2010), and left aside the data in between. </w:t>
      </w:r>
    </w:p>
    <w:p>
      <w:pPr>
        <w:pStyle w:val="Default"/>
        <w:rPr>
          <w:rStyle w:val="None"/>
          <w:u w:color="333333"/>
          <w:shd w:val="clear" w:color="auto" w:fill="ffffff"/>
        </w:rPr>
      </w:pPr>
    </w:p>
    <w:p>
      <w:pPr>
        <w:pStyle w:val="Default"/>
        <w:rPr>
          <w:del w:id="157" w:date="2019-03-05T16:33:00Z" w:author="A J Sanchez"/>
          <w:rStyle w:val="None"/>
          <w:u w:color="333333"/>
          <w:shd w:val="clear" w:color="auto" w:fill="ffffff"/>
        </w:rPr>
      </w:pPr>
      <w:r>
        <w:rPr>
          <w:rStyle w:val="None"/>
          <w:u w:color="333333"/>
          <w:shd w:val="clear" w:color="auto" w:fill="ffffff"/>
          <w:rtl w:val="0"/>
          <w:lang w:val="en-US"/>
        </w:rPr>
        <w:t xml:space="preserve">Before sending the dataset into the clustering model, they </w:t>
      </w:r>
      <w:del w:id="158" w:date="2019-03-05T16:33:00Z" w:author="A J Sanchez">
        <w:r>
          <w:rPr>
            <w:rStyle w:val="None"/>
            <w:u w:color="333333"/>
            <w:shd w:val="clear" w:color="auto" w:fill="ffffff"/>
            <w:rtl w:val="0"/>
            <w:lang w:val="en-US"/>
          </w:rPr>
          <w:delText>have to</w:delText>
        </w:r>
      </w:del>
      <w:ins w:id="159" w:date="2019-03-05T16:33:00Z" w:author="A J Sanchez">
        <w:r>
          <w:rPr>
            <w:rStyle w:val="None"/>
            <w:u w:color="333333"/>
            <w:shd w:val="clear" w:color="auto" w:fill="ffffff"/>
            <w:rtl w:val="0"/>
            <w:lang w:val="en-US"/>
          </w:rPr>
          <w:t>must</w:t>
        </w:r>
      </w:ins>
      <w:r>
        <w:rPr>
          <w:rStyle w:val="None"/>
          <w:u w:color="333333"/>
          <w:shd w:val="clear" w:color="auto" w:fill="ffffff"/>
          <w:rtl w:val="0"/>
          <w:lang w:val="en-US"/>
        </w:rPr>
        <w:t xml:space="preserve"> be modified </w:t>
      </w:r>
      <w:del w:id="160" w:date="2019-03-05T16:33:00Z" w:author="A J Sanchez">
        <w:r>
          <w:rPr>
            <w:rStyle w:val="None"/>
            <w:u w:color="333333"/>
            <w:shd w:val="clear" w:color="auto" w:fill="ffffff"/>
            <w:rtl w:val="0"/>
            <w:lang w:val="en-US"/>
          </w:rPr>
          <w:delText xml:space="preserve">by </w:delText>
        </w:r>
      </w:del>
    </w:p>
    <w:p>
      <w:pPr>
        <w:pStyle w:val="Default"/>
        <w:rPr>
          <w:rStyle w:val="None"/>
          <w:u w:color="333333"/>
          <w:shd w:val="clear" w:color="auto" w:fill="ffffff"/>
        </w:rPr>
      </w:pPr>
      <w:del w:id="161" w:date="2019-03-05T16:33:00Z" w:author="A J Sanchez">
        <w:r>
          <w:rPr>
            <w:rStyle w:val="None"/>
            <w:u w:color="333333"/>
            <w:shd w:val="clear" w:color="auto" w:fill="ffffff"/>
            <w:rtl w:val="0"/>
            <w:lang w:val="en-US"/>
          </w:rPr>
          <w:delText>normalizing</w:delText>
        </w:r>
      </w:del>
      <w:ins w:id="162" w:date="2019-03-05T16:33:00Z" w:author="A J Sanchez">
        <w:r>
          <w:rPr>
            <w:rStyle w:val="None"/>
            <w:u w:color="333333"/>
            <w:shd w:val="clear" w:color="auto" w:fill="ffffff"/>
            <w:rtl w:val="0"/>
            <w:lang w:val="en-US"/>
          </w:rPr>
          <w:t>through normalization</w:t>
        </w:r>
      </w:ins>
      <w:r>
        <w:rPr>
          <w:rStyle w:val="None"/>
          <w:u w:color="333333"/>
          <w:shd w:val="clear" w:color="auto" w:fill="ffffff"/>
          <w:rtl w:val="0"/>
          <w:lang w:val="en-US"/>
        </w:rPr>
        <w:t xml:space="preserve">, </w:t>
      </w:r>
      <w:ins w:id="163" w:date="2019-03-05T16:33:00Z" w:author="A J Sanchez">
        <w:r>
          <w:rPr>
            <w:rStyle w:val="None"/>
            <w:u w:color="333333"/>
            <w:shd w:val="clear" w:color="auto" w:fill="ffffff"/>
            <w:rtl w:val="0"/>
            <w:lang w:val="en-US"/>
          </w:rPr>
          <w:t xml:space="preserve">with </w:t>
        </w:r>
      </w:ins>
      <w:r>
        <w:rPr>
          <w:rStyle w:val="None"/>
          <w:u w:color="333333"/>
          <w:shd w:val="clear" w:color="auto" w:fill="ffffff"/>
          <w:rtl w:val="0"/>
          <w:lang w:val="en-US"/>
        </w:rPr>
        <w:t xml:space="preserve">the goal of </w:t>
      </w:r>
      <w:del w:id="164" w:date="2019-03-05T16:33:00Z" w:author="A J Sanchez">
        <w:r>
          <w:rPr>
            <w:rStyle w:val="None"/>
            <w:u w:color="333333"/>
            <w:shd w:val="clear" w:color="auto" w:fill="ffffff"/>
            <w:rtl w:val="0"/>
            <w:lang w:val="en-US"/>
          </w:rPr>
          <w:delText xml:space="preserve">normalization is to </w:delText>
        </w:r>
      </w:del>
      <w:r>
        <w:rPr>
          <w:rStyle w:val="None"/>
          <w:u w:color="333333"/>
          <w:shd w:val="clear" w:color="auto" w:fill="ffffff"/>
          <w:rtl w:val="0"/>
          <w:lang w:val="en-US"/>
        </w:rPr>
        <w:t>chan</w:t>
      </w:r>
      <w:ins w:id="165" w:date="2019-03-05T16:33:00Z" w:author="A J Sanchez">
        <w:r>
          <w:rPr>
            <w:rStyle w:val="None"/>
            <w:u w:color="333333"/>
            <w:shd w:val="clear" w:color="auto" w:fill="ffffff"/>
            <w:rtl w:val="0"/>
            <w:lang w:val="en-US"/>
          </w:rPr>
          <w:t>ging</w:t>
        </w:r>
      </w:ins>
      <w:del w:id="166" w:date="2019-03-05T16:33:00Z" w:author="A J Sanchez">
        <w:r>
          <w:rPr>
            <w:rStyle w:val="None"/>
            <w:u w:color="333333"/>
            <w:shd w:val="clear" w:color="auto" w:fill="ffffff"/>
            <w:rtl w:val="0"/>
            <w:lang w:val="en-US"/>
          </w:rPr>
          <w:delText>ge</w:delText>
        </w:r>
      </w:del>
      <w:r>
        <w:rPr>
          <w:rStyle w:val="None"/>
          <w:u w:color="333333"/>
          <w:shd w:val="clear" w:color="auto" w:fill="ffffff"/>
          <w:rtl w:val="0"/>
          <w:lang w:val="en-US"/>
        </w:rPr>
        <w:t xml:space="preserve"> the values of numeric columns in the dataset to a common scale, without distorting differences in the range</w:t>
      </w:r>
      <w:del w:id="167" w:date="2019-03-05T16:34:00Z" w:author="A J Sanchez">
        <w:r>
          <w:rPr>
            <w:rStyle w:val="None"/>
            <w:u w:color="333333"/>
            <w:shd w:val="clear" w:color="auto" w:fill="ffffff"/>
            <w:rtl w:val="0"/>
            <w:lang w:val="en-US"/>
          </w:rPr>
          <w:delText>s</w:delText>
        </w:r>
      </w:del>
      <w:r>
        <w:rPr>
          <w:rStyle w:val="None"/>
          <w:u w:color="333333"/>
          <w:shd w:val="clear" w:color="auto" w:fill="ffffff"/>
          <w:rtl w:val="0"/>
          <w:lang w:val="en-US"/>
        </w:rPr>
        <w:t xml:space="preserve"> of values. Since the column features of our dataset have different ranges, such as the range of scoring points is from 0 to 30+, and for height and weight is even larger, but for other features like number of blocks or steal, the range tends to be much smaller. </w:t>
      </w:r>
      <w:del w:id="168" w:date="2019-03-05T16:34:00Z" w:author="A J Sanchez">
        <w:r>
          <w:rPr>
            <w:rStyle w:val="None"/>
            <w:u w:color="333333"/>
            <w:shd w:val="clear" w:color="auto" w:fill="ffffff"/>
            <w:rtl w:val="0"/>
            <w:lang w:val="en-US"/>
          </w:rPr>
          <w:delText>So</w:delText>
        </w:r>
      </w:del>
      <w:ins w:id="169" w:date="2019-03-05T16:34:00Z" w:author="A J Sanchez">
        <w:r>
          <w:rPr>
            <w:rStyle w:val="None"/>
            <w:u w:color="333333"/>
            <w:shd w:val="clear" w:color="auto" w:fill="ffffff"/>
            <w:rtl w:val="0"/>
            <w:lang w:val="en-US"/>
          </w:rPr>
          <w:t>So,</w:t>
        </w:r>
      </w:ins>
      <w:r>
        <w:rPr>
          <w:rStyle w:val="None"/>
          <w:u w:color="333333"/>
          <w:shd w:val="clear" w:color="auto" w:fill="ffffff"/>
          <w:rtl w:val="0"/>
          <w:lang w:val="en-US"/>
        </w:rPr>
        <w:t xml:space="preserve"> for the sake of preventing the bias of the predicative model towards feature with higher number, we have to normalize the dataset. </w:t>
      </w:r>
    </w:p>
    <w:p>
      <w:pPr>
        <w:pStyle w:val="Default"/>
        <w:rPr>
          <w:rStyle w:val="None"/>
          <w:u w:color="333333"/>
          <w:shd w:val="clear" w:color="auto" w:fill="ffffff"/>
        </w:rPr>
      </w:pPr>
    </w:p>
    <w:p>
      <w:pPr>
        <w:pStyle w:val="Default"/>
        <w:spacing w:after="200" w:line="360" w:lineRule="atLeast"/>
        <w:jc w:val="both"/>
        <w:rPr>
          <w:rStyle w:val="None"/>
          <w:b w:val="1"/>
          <w:bCs w:val="1"/>
          <w:u w:color="333333"/>
          <w:shd w:val="clear" w:color="auto" w:fill="ffffff"/>
        </w:rPr>
      </w:pPr>
      <w:r>
        <w:rPr>
          <w:rStyle w:val="None"/>
          <w:b w:val="1"/>
          <w:bCs w:val="1"/>
          <w:u w:color="333333"/>
          <w:shd w:val="clear" w:color="auto" w:fill="ffffff"/>
          <w:rtl w:val="0"/>
          <w:lang w:val="en-US"/>
        </w:rPr>
        <w:t>Feature analysis with PCA</w:t>
      </w:r>
    </w:p>
    <w:p>
      <w:pPr>
        <w:pStyle w:val="Default"/>
      </w:pPr>
      <w:r>
        <w:rPr>
          <w:rStyle w:val="None"/>
          <w:u w:color="333333"/>
          <w:shd w:val="clear" w:color="auto" w:fill="ffffff"/>
          <w:rtl w:val="0"/>
          <w:lang w:val="en-US"/>
        </w:rPr>
        <w:t>PCA stands for Principal Component Analysis, it is a method used to reduce number of variables in data</w:t>
      </w:r>
      <w:ins w:id="170" w:date="2019-03-05T16:35:00Z" w:author="A J Sanchez">
        <w:r>
          <w:rPr>
            <w:rStyle w:val="None"/>
            <w:u w:color="333333"/>
            <w:shd w:val="clear" w:color="auto" w:fill="ffffff"/>
            <w:rtl w:val="0"/>
            <w:lang w:val="en-US"/>
          </w:rPr>
          <w:t>sets</w:t>
        </w:r>
      </w:ins>
      <w:r>
        <w:rPr>
          <w:rStyle w:val="None"/>
          <w:u w:color="333333"/>
          <w:shd w:val="clear" w:color="auto" w:fill="ffffff"/>
          <w:rtl w:val="0"/>
          <w:lang w:val="en-US"/>
        </w:rPr>
        <w:t xml:space="preserve"> by extracting important ones from a large pool. It reduces the dimension of data with the aim of retaining as much information as possible. In other words,</w:t>
      </w:r>
      <w:r>
        <w:rPr>
          <w:rStyle w:val="None"/>
          <w:u w:color="333333"/>
          <w:shd w:val="clear" w:color="auto" w:fill="ffffff"/>
          <w:rtl w:val="0"/>
          <w:lang w:val="en-US"/>
        </w:rPr>
        <w:t> </w:t>
      </w:r>
      <w:r>
        <w:rPr>
          <w:rStyle w:val="None"/>
          <w:u w:color="333333"/>
          <w:shd w:val="clear" w:color="auto" w:fill="ffffff"/>
          <w:rtl w:val="0"/>
          <w:lang w:val="en-US"/>
        </w:rPr>
        <w:t xml:space="preserve">this method combines highly correlated variables together to form a smaller number of an artificial set of variables which is called </w:t>
      </w:r>
      <w:r>
        <w:rPr>
          <w:rStyle w:val="None"/>
          <w:u w:color="333333"/>
          <w:shd w:val="clear" w:color="auto" w:fill="ffffff"/>
          <w:rtl w:val="0"/>
          <w:lang w:val="en-US"/>
        </w:rPr>
        <w:t>“</w:t>
      </w:r>
      <w:r>
        <w:rPr>
          <w:rStyle w:val="None"/>
          <w:u w:color="333333"/>
          <w:shd w:val="clear" w:color="auto" w:fill="ffffff"/>
          <w:rtl w:val="0"/>
          <w:lang w:val="en-US"/>
        </w:rPr>
        <w:t>principal components</w:t>
      </w:r>
      <w:r>
        <w:rPr>
          <w:rStyle w:val="None"/>
          <w:u w:color="333333"/>
          <w:shd w:val="clear" w:color="auto" w:fill="ffffff"/>
          <w:rtl w:val="0"/>
          <w:lang w:val="en-US"/>
        </w:rPr>
        <w:t xml:space="preserve">” </w:t>
      </w:r>
      <w:r>
        <w:rPr>
          <w:rStyle w:val="None"/>
          <w:u w:color="333333"/>
          <w:shd w:val="clear" w:color="auto" w:fill="ffffff"/>
          <w:rtl w:val="0"/>
          <w:lang w:val="en-US"/>
        </w:rPr>
        <w:t xml:space="preserve">that account for most variance in the data. </w:t>
      </w:r>
      <w:r>
        <w:rPr>
          <w:rtl w:val="0"/>
        </w:rPr>
        <w:t>PCA uses</w:t>
      </w:r>
      <w:r>
        <w:rPr>
          <w:rtl w:val="0"/>
        </w:rPr>
        <w:t> </w:t>
      </w:r>
      <w:r>
        <w:rPr/>
        <w:fldChar w:fldCharType="begin" w:fldLock="0"/>
      </w:r>
      <w:r>
        <w:instrText xml:space="preserve"> HYPERLINK "http://mathworld.wolfram.com/OrthogonalTransformation.html"</w:instrText>
      </w:r>
      <w:r>
        <w:rPr/>
        <w:fldChar w:fldCharType="separate" w:fldLock="0"/>
      </w:r>
      <w:r>
        <w:rPr>
          <w:rtl w:val="0"/>
        </w:rPr>
        <w:t>"orthogonal linear transformation"</w:t>
      </w:r>
      <w:r>
        <w:rPr/>
        <w:fldChar w:fldCharType="end" w:fldLock="0"/>
      </w:r>
      <w:r>
        <w:rPr>
          <w:rtl w:val="0"/>
        </w:rPr>
        <w:t> </w:t>
      </w:r>
      <w:r>
        <w:rPr>
          <w:rtl w:val="0"/>
        </w:rPr>
        <w:t>to project the features of a data set onto a new coordinate system where the feature explains the most variance is positioned at the first coordinate (thus becoming the first principal component).</w:t>
      </w:r>
    </w:p>
    <w:p>
      <w:pPr>
        <w:pStyle w:val="Default"/>
      </w:pPr>
    </w:p>
    <w:p>
      <w:pPr>
        <w:pStyle w:val="Default"/>
      </w:pPr>
      <w:r>
        <w:rPr>
          <w:rtl w:val="0"/>
        </w:rPr>
        <w:t>I plot out all the features in the order of the decreasing variance ratio (largest first) to</w:t>
      </w:r>
      <w:r>
        <w:drawing>
          <wp:anchor distT="0" distB="0" distL="0" distR="0" simplePos="0" relativeHeight="251663360" behindDoc="0" locked="0" layoutInCell="1" allowOverlap="1">
            <wp:simplePos x="0" y="0"/>
            <wp:positionH relativeFrom="page">
              <wp:posOffset>726441</wp:posOffset>
            </wp:positionH>
            <wp:positionV relativeFrom="line">
              <wp:posOffset>322367</wp:posOffset>
            </wp:positionV>
            <wp:extent cx="5943600" cy="3059691"/>
            <wp:effectExtent l="0" t="0" r="0" b="0"/>
            <wp:wrapNone/>
            <wp:docPr id="1073741829" name="officeArt object" descr="Screen Shot 2019-02-28 at 12.01.47 PM.png"/>
            <wp:cNvGraphicFramePr/>
            <a:graphic xmlns:a="http://schemas.openxmlformats.org/drawingml/2006/main">
              <a:graphicData uri="http://schemas.openxmlformats.org/drawingml/2006/picture">
                <pic:pic xmlns:pic="http://schemas.openxmlformats.org/drawingml/2006/picture">
                  <pic:nvPicPr>
                    <pic:cNvPr id="1073741829" name="Screen Shot 2019-02-28 at 12.01.47 PM.png" descr="Screen Shot 2019-02-28 at 12.01.47 PM.png"/>
                    <pic:cNvPicPr>
                      <a:picLocks noChangeAspect="1"/>
                    </pic:cNvPicPr>
                  </pic:nvPicPr>
                  <pic:blipFill>
                    <a:blip r:embed="rId8">
                      <a:extLst/>
                    </a:blip>
                    <a:stretch>
                      <a:fillRect/>
                    </a:stretch>
                  </pic:blipFill>
                  <pic:spPr>
                    <a:xfrm>
                      <a:off x="0" y="0"/>
                      <a:ext cx="5943600" cy="3059691"/>
                    </a:xfrm>
                    <a:prstGeom prst="rect">
                      <a:avLst/>
                    </a:prstGeom>
                    <a:ln w="12700" cap="flat">
                      <a:noFill/>
                      <a:miter lim="400000"/>
                    </a:ln>
                    <a:effectLst/>
                  </pic:spPr>
                </pic:pic>
              </a:graphicData>
            </a:graphic>
          </wp:anchor>
        </w:drawing>
      </w:r>
      <w:r>
        <w:rPr>
          <w:rtl w:val="0"/>
        </w:rPr>
        <w:t xml:space="preserve"> find the features that explains the most variance.</w:t>
      </w: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rPr>
          <w:rStyle w:val="None"/>
          <w:u w:color="333333"/>
          <w:shd w:val="clear" w:color="auto" w:fill="ffffff"/>
        </w:rPr>
      </w:pPr>
      <w:r>
        <w:rPr>
          <w:rtl w:val="0"/>
        </w:rPr>
        <w:t>For datasets in both time periods, the first 6 features explained more than 75% of the variance. So I decided to move on with 6 p</w:t>
      </w:r>
      <w:r>
        <w:rPr>
          <w:rStyle w:val="None"/>
          <w:u w:color="333333"/>
          <w:shd w:val="clear" w:color="auto" w:fill="ffffff"/>
          <w:rtl w:val="0"/>
          <w:lang w:val="en-US"/>
        </w:rPr>
        <w:t>rincipal components for clustering model.</w:t>
      </w:r>
    </w:p>
    <w:p>
      <w:pPr>
        <w:pStyle w:val="Default"/>
        <w:rPr>
          <w:rStyle w:val="None"/>
          <w:u w:color="333333"/>
          <w:shd w:val="clear" w:color="auto" w:fill="ffffff"/>
        </w:rPr>
      </w:pPr>
    </w:p>
    <w:p>
      <w:pPr>
        <w:pStyle w:val="Default"/>
        <w:spacing w:after="200" w:line="360" w:lineRule="atLeast"/>
        <w:jc w:val="both"/>
        <w:rPr>
          <w:rStyle w:val="None"/>
          <w:b w:val="1"/>
          <w:bCs w:val="1"/>
          <w:u w:color="333333"/>
          <w:shd w:val="clear" w:color="auto" w:fill="ffffff"/>
        </w:rPr>
      </w:pPr>
      <w:r>
        <w:rPr>
          <w:rStyle w:val="None"/>
          <w:b w:val="1"/>
          <w:bCs w:val="1"/>
          <w:u w:color="333333"/>
          <w:shd w:val="clear" w:color="auto" w:fill="ffffff"/>
          <w:rtl w:val="0"/>
          <w:lang w:val="en-US"/>
        </w:rPr>
        <w:t>Find the optimal number for cluster</w:t>
      </w:r>
      <w:ins w:id="171" w:date="2019-03-05T16:36:00Z" w:author="A J Sanchez">
        <w:r>
          <w:rPr>
            <w:rStyle w:val="None"/>
            <w:b w:val="1"/>
            <w:bCs w:val="1"/>
            <w:u w:color="333333"/>
            <w:shd w:val="clear" w:color="auto" w:fill="ffffff"/>
            <w:rtl w:val="0"/>
            <w:lang w:val="en-US"/>
          </w:rPr>
          <w:t>s</w:t>
        </w:r>
      </w:ins>
      <w:del w:id="172" w:date="2019-03-05T16:36:00Z" w:author="A J Sanchez">
        <w:r>
          <w:rPr>
            <w:rStyle w:val="None"/>
            <w:b w:val="1"/>
            <w:bCs w:val="1"/>
            <w:u w:color="333333"/>
            <w:shd w:val="clear" w:color="auto" w:fill="ffffff"/>
            <w:rtl w:val="0"/>
            <w:lang w:val="en-US"/>
          </w:rPr>
          <w:delText>ing</w:delText>
        </w:r>
      </w:del>
    </w:p>
    <w:p>
      <w:pPr>
        <w:pStyle w:val="Default"/>
        <w:spacing w:after="200" w:line="360" w:lineRule="atLeast"/>
        <w:jc w:val="both"/>
        <w:rPr>
          <w:rStyle w:val="None"/>
          <w:u w:color="333333"/>
          <w:shd w:val="clear" w:color="auto" w:fill="ffffff"/>
        </w:rPr>
      </w:pPr>
      <w:r>
        <w:rPr>
          <w:rStyle w:val="None"/>
          <w:u w:color="333333"/>
          <w:shd w:val="clear" w:color="auto" w:fill="ffffff"/>
          <w:rtl w:val="0"/>
          <w:lang w:val="en-US"/>
        </w:rPr>
        <w:t>With the two reduced dimension datasets, I explored the different choices of number for clustering, with the options from 2 to 20 clusters.</w:t>
      </w:r>
    </w:p>
    <w:p>
      <w:pPr>
        <w:pStyle w:val="Default"/>
        <w:rPr>
          <w:rStyle w:val="None"/>
          <w:u w:color="333333"/>
          <w:shd w:val="clear" w:color="auto" w:fill="ffffff"/>
        </w:rPr>
      </w:pPr>
      <w:r>
        <w:rPr>
          <w:rStyle w:val="None"/>
          <w:u w:color="333333"/>
          <w:shd w:val="clear" w:color="auto" w:fill="ffffff"/>
        </w:rPr>
        <w:drawing>
          <wp:anchor distT="152400" distB="152400" distL="152400" distR="152400" simplePos="0" relativeHeight="251665408" behindDoc="0" locked="0" layoutInCell="1" allowOverlap="1">
            <wp:simplePos x="0" y="0"/>
            <wp:positionH relativeFrom="page">
              <wp:posOffset>3733165</wp:posOffset>
            </wp:positionH>
            <wp:positionV relativeFrom="line">
              <wp:posOffset>421005</wp:posOffset>
            </wp:positionV>
            <wp:extent cx="2793496" cy="1842421"/>
            <wp:effectExtent l="0" t="0" r="0" b="0"/>
            <wp:wrapThrough wrapText="bothSides" distL="152400" distR="152400">
              <wp:wrapPolygon edited="1">
                <wp:start x="0" y="0"/>
                <wp:lineTo x="21600" y="0"/>
                <wp:lineTo x="21600" y="21600"/>
                <wp:lineTo x="0" y="21600"/>
                <wp:lineTo x="0" y="0"/>
              </wp:wrapPolygon>
            </wp:wrapThrough>
            <wp:docPr id="1073741830" name="officeArt object" descr="Screen Shot 2019-02-28 at 12.18.59 PM.png"/>
            <wp:cNvGraphicFramePr/>
            <a:graphic xmlns:a="http://schemas.openxmlformats.org/drawingml/2006/main">
              <a:graphicData uri="http://schemas.openxmlformats.org/drawingml/2006/picture">
                <pic:pic xmlns:pic="http://schemas.openxmlformats.org/drawingml/2006/picture">
                  <pic:nvPicPr>
                    <pic:cNvPr id="1073741830" name="Screen Shot 2019-02-28 at 12.18.59 PM.png" descr="Screen Shot 2019-02-28 at 12.18.59 PM.png"/>
                    <pic:cNvPicPr>
                      <a:picLocks noChangeAspect="1"/>
                    </pic:cNvPicPr>
                  </pic:nvPicPr>
                  <pic:blipFill>
                    <a:blip r:embed="rId9">
                      <a:extLst/>
                    </a:blip>
                    <a:stretch>
                      <a:fillRect/>
                    </a:stretch>
                  </pic:blipFill>
                  <pic:spPr>
                    <a:xfrm>
                      <a:off x="0" y="0"/>
                      <a:ext cx="2793496" cy="1842421"/>
                    </a:xfrm>
                    <a:prstGeom prst="rect">
                      <a:avLst/>
                    </a:prstGeom>
                    <a:ln w="12700" cap="flat">
                      <a:noFill/>
                      <a:miter lim="400000"/>
                    </a:ln>
                    <a:effectLst/>
                  </pic:spPr>
                </pic:pic>
              </a:graphicData>
            </a:graphic>
          </wp:anchor>
        </w:drawing>
      </w:r>
      <w:r>
        <w:rPr>
          <w:rStyle w:val="None"/>
          <w:u w:color="333333"/>
          <w:shd w:val="clear" w:color="auto" w:fill="ffffff"/>
        </w:rPr>
        <w:drawing>
          <wp:anchor distT="152400" distB="152400" distL="152400" distR="152400" simplePos="0" relativeHeight="251664384" behindDoc="0" locked="0" layoutInCell="1" allowOverlap="1">
            <wp:simplePos x="0" y="0"/>
            <wp:positionH relativeFrom="page">
              <wp:posOffset>755650</wp:posOffset>
            </wp:positionH>
            <wp:positionV relativeFrom="line">
              <wp:posOffset>411480</wp:posOffset>
            </wp:positionV>
            <wp:extent cx="2864443" cy="1842421"/>
            <wp:effectExtent l="0" t="0" r="0" b="0"/>
            <wp:wrapThrough wrapText="bothSides" distL="152400" distR="152400">
              <wp:wrapPolygon edited="1">
                <wp:start x="0" y="0"/>
                <wp:lineTo x="21600" y="0"/>
                <wp:lineTo x="21600" y="21600"/>
                <wp:lineTo x="0" y="21600"/>
                <wp:lineTo x="0" y="0"/>
              </wp:wrapPolygon>
            </wp:wrapThrough>
            <wp:docPr id="1073741831" name="officeArt object" descr="Screen Shot 2019-02-28 at 12.15.18 PM.png"/>
            <wp:cNvGraphicFramePr/>
            <a:graphic xmlns:a="http://schemas.openxmlformats.org/drawingml/2006/main">
              <a:graphicData uri="http://schemas.openxmlformats.org/drawingml/2006/picture">
                <pic:pic xmlns:pic="http://schemas.openxmlformats.org/drawingml/2006/picture">
                  <pic:nvPicPr>
                    <pic:cNvPr id="1073741831" name="Screen Shot 2019-02-28 at 12.15.18 PM.png" descr="Screen Shot 2019-02-28 at 12.15.18 PM.png"/>
                    <pic:cNvPicPr>
                      <a:picLocks noChangeAspect="1"/>
                    </pic:cNvPicPr>
                  </pic:nvPicPr>
                  <pic:blipFill>
                    <a:blip r:embed="rId10">
                      <a:extLst/>
                    </a:blip>
                    <a:stretch>
                      <a:fillRect/>
                    </a:stretch>
                  </pic:blipFill>
                  <pic:spPr>
                    <a:xfrm>
                      <a:off x="0" y="0"/>
                      <a:ext cx="2864443" cy="1842421"/>
                    </a:xfrm>
                    <a:prstGeom prst="rect">
                      <a:avLst/>
                    </a:prstGeom>
                    <a:ln w="12700" cap="flat">
                      <a:noFill/>
                      <a:miter lim="400000"/>
                    </a:ln>
                    <a:effectLst/>
                  </pic:spPr>
                </pic:pic>
              </a:graphicData>
            </a:graphic>
          </wp:anchor>
        </w:drawing>
      </w:r>
    </w:p>
    <w:p>
      <w:pPr>
        <w:pStyle w:val="Default"/>
        <w:rPr>
          <w:ins w:id="173" w:date="2019-03-05T16:37:00Z" w:author="A J Sanchez"/>
          <w:rStyle w:val="None"/>
          <w:color w:val="333333"/>
          <w:u w:color="333333"/>
          <w:shd w:val="clear" w:color="auto" w:fill="ffffff"/>
        </w:rPr>
      </w:pPr>
    </w:p>
    <w:p>
      <w:pPr>
        <w:pStyle w:val="Default"/>
        <w:rPr>
          <w:rStyle w:val="None"/>
          <w:color w:val="333333"/>
          <w:u w:color="333333"/>
          <w:shd w:val="clear" w:color="auto" w:fill="ffffff"/>
        </w:rPr>
      </w:pPr>
      <w:r>
        <w:rPr>
          <w:rStyle w:val="None"/>
          <w:color w:val="333333"/>
          <w:u w:color="333333"/>
          <w:shd w:val="clear" w:color="auto" w:fill="ffffff"/>
          <w:rtl w:val="0"/>
          <w:lang w:val="en-US"/>
        </w:rPr>
        <w:t>By using the elbow method, in both cases we can tell starting from 7, the SS value stops decreasing as rapidly as before, so I will choose 7 as the number of clusters for both datasets.</w:t>
      </w:r>
    </w:p>
    <w:p>
      <w:pPr>
        <w:pStyle w:val="Default"/>
        <w:rPr>
          <w:rStyle w:val="None"/>
          <w:color w:val="333333"/>
          <w:u w:color="333333"/>
          <w:shd w:val="clear" w:color="auto" w:fill="ffffff"/>
        </w:rPr>
      </w:pPr>
    </w:p>
    <w:p>
      <w:pPr>
        <w:pStyle w:val="Body A"/>
        <w:jc w:val="both"/>
        <w:rPr>
          <w:rStyle w:val="None"/>
          <w:rFonts w:ascii="Helvetica Neue" w:cs="Helvetica Neue" w:hAnsi="Helvetica Neue" w:eastAsia="Helvetica Neue"/>
          <w:color w:val="333333"/>
          <w:sz w:val="24"/>
          <w:szCs w:val="24"/>
          <w:u w:color="333333"/>
          <w:shd w:val="clear" w:color="auto" w:fill="ffffff"/>
        </w:rPr>
      </w:pPr>
    </w:p>
    <w:p>
      <w:pPr>
        <w:pStyle w:val="Body A"/>
        <w:jc w:val="both"/>
        <w:rPr>
          <w:rStyle w:val="None"/>
          <w:rFonts w:ascii="Helvetica Neue" w:cs="Helvetica Neue" w:hAnsi="Helvetica Neue" w:eastAsia="Helvetica Neue"/>
          <w:b w:val="1"/>
          <w:bCs w:val="1"/>
          <w:sz w:val="34"/>
          <w:szCs w:val="34"/>
        </w:rPr>
      </w:pPr>
      <w:r>
        <w:rPr>
          <w:rStyle w:val="None"/>
          <w:rFonts w:ascii="Helvetica Neue" w:hAnsi="Helvetica Neue"/>
          <w:b w:val="1"/>
          <w:bCs w:val="1"/>
          <w:sz w:val="34"/>
          <w:szCs w:val="34"/>
          <w:rtl w:val="0"/>
          <w:lang w:val="en-US"/>
        </w:rPr>
        <w:t>Cluster analysis</w:t>
      </w:r>
    </w:p>
    <w:p>
      <w:pPr>
        <w:pStyle w:val="Body A"/>
        <w:jc w:val="both"/>
        <w:rPr>
          <w:rStyle w:val="None"/>
          <w:rFonts w:ascii="Helvetica Neue" w:cs="Helvetica Neue" w:hAnsi="Helvetica Neue" w:eastAsia="Helvetica Neue"/>
          <w:sz w:val="24"/>
          <w:szCs w:val="24"/>
        </w:rPr>
      </w:pPr>
      <w:r>
        <w:rPr>
          <w:rStyle w:val="None"/>
          <w:rFonts w:ascii="Helvetica Neue" w:hAnsi="Helvetica Neue"/>
          <w:sz w:val="24"/>
          <w:szCs w:val="24"/>
          <w:rtl w:val="0"/>
          <w:lang w:val="en-US"/>
        </w:rPr>
        <w:t xml:space="preserve">By now all the data in two datasets are divided into 7 clusters, I observed the </w:t>
      </w:r>
    </w:p>
    <w:p>
      <w:pPr>
        <w:pStyle w:val="Body A"/>
        <w:jc w:val="both"/>
        <w:rPr>
          <w:rStyle w:val="None"/>
          <w:rFonts w:ascii="Helvetica Neue" w:cs="Helvetica Neue" w:hAnsi="Helvetica Neue" w:eastAsia="Helvetica Neue"/>
          <w:sz w:val="24"/>
          <w:szCs w:val="24"/>
        </w:rPr>
      </w:pPr>
      <w:del w:id="174" w:date="2019-03-05T16:37:00Z" w:author="A J Sanchez">
        <w:r>
          <w:rPr>
            <w:rStyle w:val="None"/>
            <w:rFonts w:ascii="Helvetica Neue" w:hAnsi="Helvetica Neue"/>
            <w:sz w:val="24"/>
            <w:szCs w:val="24"/>
            <w:rtl w:val="0"/>
            <w:lang w:val="en-US"/>
          </w:rPr>
          <w:delText xml:space="preserve">characters </w:delText>
        </w:r>
      </w:del>
      <w:ins w:id="175" w:date="2019-03-05T16:37:00Z" w:author="A J Sanchez">
        <w:r>
          <w:rPr>
            <w:rStyle w:val="None"/>
            <w:rFonts w:ascii="Helvetica Neue" w:hAnsi="Helvetica Neue"/>
            <w:sz w:val="24"/>
            <w:szCs w:val="24"/>
            <w:rtl w:val="0"/>
            <w:lang w:val="en-US"/>
          </w:rPr>
          <w:t>features</w:t>
        </w:r>
      </w:ins>
      <w:ins w:id="176" w:date="2019-03-05T16:37:00Z" w:author="A J Sanchez">
        <w:r>
          <w:rPr>
            <w:rStyle w:val="None"/>
            <w:rFonts w:ascii="Helvetica Neue" w:hAnsi="Helvetica Neue"/>
            <w:sz w:val="24"/>
            <w:szCs w:val="24"/>
            <w:rtl w:val="0"/>
            <w:lang w:val="en-US"/>
          </w:rPr>
          <w:t xml:space="preserve"> </w:t>
        </w:r>
      </w:ins>
      <w:r>
        <w:rPr>
          <w:rStyle w:val="None"/>
          <w:rFonts w:ascii="Helvetica Neue" w:hAnsi="Helvetica Neue"/>
          <w:sz w:val="24"/>
          <w:szCs w:val="24"/>
          <w:rtl w:val="0"/>
          <w:lang w:val="en-US"/>
        </w:rPr>
        <w:t xml:space="preserve">of each of the cluster from normalized data in three different </w:t>
      </w:r>
      <w:del w:id="177" w:date="2019-03-05T16:38:00Z" w:author="A J Sanchez">
        <w:r>
          <w:rPr>
            <w:rStyle w:val="None"/>
            <w:rFonts w:ascii="Helvetica Neue" w:hAnsi="Helvetica Neue"/>
            <w:sz w:val="24"/>
            <w:szCs w:val="24"/>
            <w:rtl w:val="0"/>
            <w:lang w:val="en-US"/>
          </w:rPr>
          <w:delText>perspectives</w:delText>
        </w:r>
      </w:del>
      <w:ins w:id="178" w:date="2019-03-05T16:38:00Z" w:author="A J Sanchez">
        <w:r>
          <w:rPr>
            <w:rStyle w:val="None"/>
            <w:rFonts w:ascii="Helvetica Neue" w:hAnsi="Helvetica Neue"/>
            <w:sz w:val="24"/>
            <w:szCs w:val="24"/>
            <w:rtl w:val="0"/>
            <w:lang w:val="en-US"/>
          </w:rPr>
          <w:t>dimensions</w:t>
        </w:r>
      </w:ins>
      <w:r>
        <w:rPr>
          <w:rStyle w:val="None"/>
          <w:rFonts w:ascii="Helvetica Neue" w:hAnsi="Helvetica Neue"/>
          <w:sz w:val="24"/>
          <w:szCs w:val="24"/>
          <w:rtl w:val="0"/>
          <w:lang w:val="en-US"/>
        </w:rPr>
        <w:t>:</w:t>
      </w:r>
    </w:p>
    <w:p>
      <w:pPr>
        <w:pStyle w:val="Body A"/>
        <w:jc w:val="both"/>
        <w:rPr>
          <w:rStyle w:val="None"/>
          <w:rFonts w:ascii="Helvetica Neue" w:cs="Helvetica Neue" w:hAnsi="Helvetica Neue" w:eastAsia="Helvetica Neue"/>
          <w:sz w:val="24"/>
          <w:szCs w:val="24"/>
        </w:rPr>
      </w:pPr>
    </w:p>
    <w:p>
      <w:pPr>
        <w:pStyle w:val="Body A"/>
        <w:jc w:val="both"/>
        <w:rPr>
          <w:rStyle w:val="None"/>
          <w:rFonts w:ascii="Helvetica Neue" w:cs="Helvetica Neue" w:hAnsi="Helvetica Neue" w:eastAsia="Helvetica Neue"/>
          <w:sz w:val="24"/>
          <w:szCs w:val="24"/>
        </w:rPr>
      </w:pPr>
      <w:r>
        <w:rPr>
          <w:rStyle w:val="None"/>
          <w:rFonts w:ascii="Helvetica Neue" w:hAnsi="Helvetica Neue"/>
          <w:sz w:val="24"/>
          <w:szCs w:val="24"/>
          <w:rtl w:val="0"/>
          <w:lang w:val="en-US"/>
        </w:rPr>
        <w:t>1. Physical feature assessment</w:t>
      </w:r>
    </w:p>
    <w:p>
      <w:pPr>
        <w:pStyle w:val="Body A"/>
        <w:jc w:val="both"/>
        <w:rPr>
          <w:rStyle w:val="None"/>
          <w:rFonts w:ascii="Helvetica Neue" w:cs="Helvetica Neue" w:hAnsi="Helvetica Neue" w:eastAsia="Helvetica Neue"/>
          <w:sz w:val="24"/>
          <w:szCs w:val="24"/>
        </w:rPr>
      </w:pPr>
      <w:r>
        <w:rPr>
          <w:rStyle w:val="None"/>
          <w:rFonts w:ascii="Helvetica Neue" w:hAnsi="Helvetica Neue"/>
          <w:sz w:val="24"/>
          <w:szCs w:val="24"/>
          <w:rtl w:val="0"/>
          <w:lang w:val="en-US"/>
        </w:rPr>
        <w:t>2. Function assessment</w:t>
      </w:r>
    </w:p>
    <w:p>
      <w:pPr>
        <w:pStyle w:val="Body A"/>
        <w:jc w:val="both"/>
        <w:rPr>
          <w:rStyle w:val="None"/>
          <w:rFonts w:ascii="Helvetica Neue" w:cs="Helvetica Neue" w:hAnsi="Helvetica Neue" w:eastAsia="Helvetica Neue"/>
          <w:sz w:val="24"/>
          <w:szCs w:val="24"/>
        </w:rPr>
      </w:pPr>
      <w:r>
        <w:rPr>
          <w:rStyle w:val="None"/>
          <w:rFonts w:ascii="Helvetica Neue" w:hAnsi="Helvetica Neue"/>
          <w:sz w:val="24"/>
          <w:szCs w:val="24"/>
          <w:rtl w:val="0"/>
          <w:lang w:val="en-US"/>
        </w:rPr>
        <w:t>3. Scoring assessment</w:t>
      </w:r>
    </w:p>
    <w:p>
      <w:pPr>
        <w:pStyle w:val="Body A"/>
        <w:jc w:val="both"/>
        <w:rPr>
          <w:rStyle w:val="None"/>
          <w:rFonts w:ascii="Helvetica Neue" w:cs="Helvetica Neue" w:hAnsi="Helvetica Neue" w:eastAsia="Helvetica Neue"/>
          <w:sz w:val="24"/>
          <w:szCs w:val="24"/>
        </w:rPr>
      </w:pPr>
      <w:r>
        <w:rPr>
          <w:rStyle w:val="None"/>
          <w:rFonts w:ascii="Helvetica Neue" w:hAnsi="Helvetica Neue"/>
          <w:sz w:val="24"/>
          <w:szCs w:val="24"/>
          <w:rtl w:val="0"/>
          <w:lang w:val="en-US"/>
        </w:rPr>
        <w:t xml:space="preserve"> </w:t>
      </w:r>
    </w:p>
    <w:p>
      <w:pPr>
        <w:pStyle w:val="Body A"/>
        <w:jc w:val="both"/>
        <w:rPr>
          <w:rStyle w:val="None"/>
          <w:rFonts w:ascii="Helvetica Neue" w:cs="Helvetica Neue" w:hAnsi="Helvetica Neue" w:eastAsia="Helvetica Neue"/>
          <w:sz w:val="20"/>
          <w:szCs w:val="20"/>
        </w:rPr>
      </w:pPr>
      <w:del w:id="179" w:date="2019-03-05T16:38:00Z" w:author="A J Sanchez">
        <w:r>
          <w:rPr>
            <w:rStyle w:val="None"/>
            <w:rFonts w:ascii="Helvetica Neue" w:hAnsi="Helvetica Neue"/>
            <w:sz w:val="20"/>
            <w:szCs w:val="20"/>
            <w:rtl w:val="0"/>
            <w:lang w:val="en-US"/>
          </w:rPr>
          <w:delText>*</w:delText>
        </w:r>
      </w:del>
      <w:r>
        <w:rPr>
          <w:rStyle w:val="None"/>
          <w:rFonts w:ascii="Helvetica Neue" w:hAnsi="Helvetica Neue"/>
          <w:sz w:val="24"/>
          <w:szCs w:val="24"/>
          <w:rtl w:val="0"/>
          <w:lang w:val="en-US"/>
        </w:rPr>
        <w:t>These three assessments, especially the 2nd and 3rd one are done through normalized data since we can equally compare</w:t>
      </w:r>
      <w:del w:id="180" w:date="2019-03-05T16:38:00Z" w:author="A J Sanchez">
        <w:r>
          <w:rPr>
            <w:rStyle w:val="None"/>
            <w:rFonts w:ascii="Helvetica Neue" w:hAnsi="Helvetica Neue"/>
            <w:sz w:val="24"/>
            <w:szCs w:val="24"/>
            <w:rtl w:val="0"/>
            <w:lang w:val="en-US"/>
          </w:rPr>
          <w:delText>d</w:delText>
        </w:r>
      </w:del>
      <w:r>
        <w:rPr>
          <w:rStyle w:val="None"/>
          <w:rFonts w:ascii="Helvetica Neue" w:hAnsi="Helvetica Neue"/>
          <w:sz w:val="24"/>
          <w:szCs w:val="24"/>
          <w:rtl w:val="0"/>
          <w:lang w:val="en-US"/>
        </w:rPr>
        <w:t xml:space="preserve"> the features at the same scale level</w:t>
      </w:r>
      <w:ins w:id="181" w:date="2019-03-05T16:38:00Z" w:author="A J Sanchez">
        <w:r>
          <w:rPr>
            <w:rStyle w:val="None"/>
            <w:rFonts w:ascii="Helvetica Neue" w:hAnsi="Helvetica Neue"/>
            <w:sz w:val="24"/>
            <w:szCs w:val="24"/>
            <w:rtl w:val="0"/>
            <w:lang w:val="en-US"/>
          </w:rPr>
          <w:t>.</w:t>
        </w:r>
      </w:ins>
    </w:p>
    <w:p>
      <w:pPr>
        <w:pStyle w:val="Body A"/>
        <w:jc w:val="both"/>
        <w:rPr>
          <w:rStyle w:val="None"/>
          <w:rFonts w:ascii="Helvetica Neue" w:cs="Helvetica Neue" w:hAnsi="Helvetica Neue" w:eastAsia="Helvetica Neue"/>
          <w:sz w:val="24"/>
          <w:szCs w:val="24"/>
        </w:rPr>
      </w:pPr>
    </w:p>
    <w:p>
      <w:pPr>
        <w:pStyle w:val="Body A"/>
        <w:jc w:val="both"/>
        <w:rPr>
          <w:rStyle w:val="None"/>
          <w:rFonts w:ascii="Helvetica Neue" w:cs="Helvetica Neue" w:hAnsi="Helvetica Neue" w:eastAsia="Helvetica Neue"/>
          <w:sz w:val="24"/>
          <w:szCs w:val="24"/>
        </w:rPr>
      </w:pPr>
      <w:r>
        <w:rPr>
          <w:rStyle w:val="None"/>
          <w:rFonts w:ascii="Helvetica Neue" w:hAnsi="Helvetica Neue"/>
          <w:sz w:val="24"/>
          <w:szCs w:val="24"/>
          <w:rtl w:val="0"/>
          <w:lang w:val="en-US"/>
        </w:rPr>
        <w:t xml:space="preserve">And I also added the cluster label into the original (unnormalized) dataset, just to get additional </w:t>
      </w:r>
      <w:ins w:id="182" w:date="2019-03-05T16:39:00Z" w:author="A J Sanchez">
        <w:r>
          <w:rPr>
            <w:rStyle w:val="None"/>
            <w:rFonts w:ascii="Helvetica Neue" w:hAnsi="Helvetica Neue"/>
            <w:sz w:val="24"/>
            <w:szCs w:val="24"/>
            <w:rtl w:val="0"/>
            <w:lang w:val="en-US"/>
          </w:rPr>
          <w:t>in</w:t>
        </w:r>
      </w:ins>
      <w:r>
        <w:rPr>
          <w:rStyle w:val="None"/>
          <w:rFonts w:ascii="Helvetica Neue" w:hAnsi="Helvetica Neue"/>
          <w:sz w:val="24"/>
          <w:szCs w:val="24"/>
          <w:rtl w:val="0"/>
          <w:lang w:val="en-US"/>
        </w:rPr>
        <w:t>sights from the raw data, such as PM (player minutes) and USG%</w:t>
      </w:r>
      <w:ins w:id="183" w:date="2019-03-05T16:39:00Z" w:author="A J Sanchez">
        <w:r>
          <w:rPr>
            <w:rStyle w:val="None"/>
            <w:rFonts w:ascii="Helvetica Neue" w:hAnsi="Helvetica Neue"/>
            <w:sz w:val="24"/>
            <w:szCs w:val="24"/>
            <w:rtl w:val="0"/>
            <w:lang w:val="en-US"/>
          </w:rPr>
          <w:t xml:space="preserve"> </w:t>
        </w:r>
      </w:ins>
      <w:r>
        <w:rPr>
          <w:rStyle w:val="None"/>
          <w:rFonts w:ascii="Helvetica Neue" w:hAnsi="Helvetica Neue"/>
          <w:sz w:val="24"/>
          <w:szCs w:val="24"/>
          <w:rtl w:val="0"/>
          <w:lang w:val="en-US"/>
        </w:rPr>
        <w:t>(usage rate, stands for percentage of team plays taken by the player while on the floor.)</w:t>
      </w:r>
    </w:p>
    <w:p>
      <w:pPr>
        <w:pStyle w:val="Body A"/>
        <w:jc w:val="both"/>
        <w:rPr>
          <w:rStyle w:val="None"/>
          <w:rFonts w:ascii="Helvetica Neue" w:cs="Helvetica Neue" w:hAnsi="Helvetica Neue" w:eastAsia="Helvetica Neue"/>
          <w:sz w:val="24"/>
          <w:szCs w:val="24"/>
        </w:rPr>
      </w:pPr>
    </w:p>
    <w:p>
      <w:pPr>
        <w:pStyle w:val="Default"/>
        <w:spacing w:after="200" w:line="360" w:lineRule="atLeast"/>
        <w:jc w:val="center"/>
        <w:rPr>
          <w:del w:id="184" w:date="2019-03-05T16:41:00Z" w:author="A J Sanchez"/>
          <w:rStyle w:val="None"/>
          <w:b w:val="1"/>
          <w:bCs w:val="1"/>
          <w:u w:color="333333"/>
          <w:shd w:val="clear" w:color="auto" w:fill="ffffff"/>
        </w:rPr>
      </w:pPr>
      <w:del w:id="185" w:date="2019-03-05T16:41:00Z" w:author="A J Sanchez">
        <w:r>
          <w:rPr>
            <w:rStyle w:val="None"/>
            <w:b w:val="1"/>
            <w:bCs w:val="1"/>
            <w:u w:color="333333"/>
            <w:shd w:val="clear" w:color="auto" w:fill="ffffff"/>
            <w:rtl w:val="0"/>
            <w:lang w:val="en-US"/>
          </w:rPr>
          <w:delText xml:space="preserve">For </w:delText>
        </w:r>
      </w:del>
      <w:del w:id="186" w:date="2019-03-05T16:40:00Z" w:author="A J Sanchez">
        <w:r>
          <w:rPr>
            <w:rStyle w:val="None"/>
            <w:b w:val="1"/>
            <w:bCs w:val="1"/>
            <w:u w:color="333333"/>
            <w:shd w:val="clear" w:color="auto" w:fill="ffffff"/>
            <w:rtl w:val="0"/>
            <w:lang w:val="en-US"/>
          </w:rPr>
          <w:delText>pre 1990</w:delText>
        </w:r>
      </w:del>
      <w:del w:id="187" w:date="2019-03-05T16:41:00Z" w:author="A J Sanchez">
        <w:r>
          <w:rPr>
            <w:rStyle w:val="None"/>
            <w:b w:val="1"/>
            <w:bCs w:val="1"/>
            <w:u w:color="333333"/>
            <w:shd w:val="clear" w:color="auto" w:fill="ffffff"/>
            <w:rtl w:val="0"/>
            <w:lang w:val="en-US"/>
          </w:rPr>
          <w:delText xml:space="preserve"> data</w:delText>
        </w:r>
      </w:del>
    </w:p>
    <w:p>
      <w:pPr>
        <w:pStyle w:val="Default"/>
        <w:spacing w:after="200" w:line="360" w:lineRule="atLeast"/>
        <w:jc w:val="center"/>
        <w:rPr>
          <w:ins w:id="188" w:date="2019-03-06T14:26:37Z" w:author="Hello"/>
          <w:rStyle w:val="None"/>
          <w:b w:val="1"/>
          <w:bCs w:val="1"/>
          <w:u w:color="333333"/>
          <w:shd w:val="clear" w:color="auto" w:fill="ffffff"/>
        </w:rPr>
      </w:pPr>
    </w:p>
    <w:p>
      <w:pPr>
        <w:pStyle w:val="Default"/>
        <w:spacing w:after="200" w:line="360" w:lineRule="atLeast"/>
        <w:jc w:val="center"/>
        <w:rPr>
          <w:del w:id="189" w:date="2019-03-06T14:36:03Z" w:author="Hello"/>
          <w:rStyle w:val="None"/>
          <w:b w:val="1"/>
          <w:bCs w:val="1"/>
          <w:i w:val="1"/>
          <w:iCs w:val="1"/>
          <w:u w:color="333333"/>
          <w:shd w:val="clear" w:color="auto" w:fill="ffffff"/>
        </w:rPr>
      </w:pPr>
      <w:ins w:id="190" w:date="2019-03-05T16:41:00Z" w:author="A J Sanchez">
        <w:r>
          <w:rPr>
            <w:rStyle w:val="None"/>
            <w:b w:val="1"/>
            <w:bCs w:val="1"/>
            <w:i w:val="1"/>
            <w:iCs w:val="1"/>
            <w:u w:color="333333"/>
            <w:shd w:val="clear" w:color="auto" w:fill="ffffff"/>
            <w:rtl w:val="0"/>
            <w:lang w:val="en-US"/>
          </w:rPr>
          <w:t>For pre-1900 data</w:t>
        </w:r>
      </w:ins>
    </w:p>
    <w:p>
      <w:pPr>
        <w:pStyle w:val="Default"/>
        <w:spacing w:after="200" w:line="360" w:lineRule="atLeast"/>
        <w:jc w:val="both"/>
        <w:rPr>
          <w:rStyle w:val="None"/>
          <w:u w:color="333333"/>
          <w:shd w:val="clear" w:color="auto" w:fill="ffffff"/>
        </w:rPr>
      </w:pPr>
    </w:p>
    <w:p>
      <w:pPr>
        <w:pStyle w:val="Default"/>
        <w:spacing w:after="200" w:line="360" w:lineRule="atLeast"/>
        <w:jc w:val="both"/>
        <w:rPr>
          <w:rStyle w:val="None"/>
          <w:b w:val="1"/>
          <w:bCs w:val="1"/>
          <w:u w:color="333333"/>
          <w:shd w:val="clear" w:color="auto" w:fill="ffffff"/>
        </w:rPr>
      </w:pPr>
      <w:r>
        <w:rPr>
          <w:rStyle w:val="None"/>
          <w:b w:val="1"/>
          <w:bCs w:val="1"/>
          <w:u w:color="333333"/>
          <w:shd w:val="clear" w:color="auto" w:fill="ffffff"/>
          <w:rtl w:val="0"/>
          <w:lang w:val="en-US"/>
        </w:rPr>
        <w:t>Overall assessment of each cluster</w:t>
      </w:r>
    </w:p>
    <w:p>
      <w:pPr>
        <w:pStyle w:val="Default"/>
      </w:pPr>
      <w:r>
        <w:rPr>
          <w:rtl w:val="0"/>
        </w:rPr>
        <w:t>Cluster_1: medium players particularly strong at mid-range and drawing free throws, take longest playing minutes, and most team plays</w:t>
      </w:r>
    </w:p>
    <w:p>
      <w:pPr>
        <w:pStyle w:val="Default"/>
      </w:pPr>
      <w:r>
        <w:rPr>
          <w:rtl w:val="0"/>
        </w:rPr>
        <w:t>Cluster_2: small players who don't shoot much, have limited playing minutes</w:t>
      </w:r>
    </w:p>
    <w:p>
      <w:pPr>
        <w:pStyle w:val="Default"/>
      </w:pPr>
      <w:r>
        <w:rPr>
          <w:rtl w:val="0"/>
        </w:rPr>
        <w:t>Cluster_3: big players who shoot very few, particularly strong in block and rebound, getting fouls, have limited playing time</w:t>
      </w:r>
    </w:p>
    <w:p>
      <w:pPr>
        <w:pStyle w:val="Default"/>
      </w:pPr>
      <w:r>
        <w:rPr>
          <w:rtl w:val="0"/>
        </w:rPr>
        <w:t>Cluster_4: small players who particularly strong at distant-range, relatively strong in assist and steal</w:t>
      </w:r>
    </w:p>
    <w:p>
      <w:pPr>
        <w:pStyle w:val="Default"/>
      </w:pPr>
      <w:r>
        <w:rPr>
          <w:rtl w:val="0"/>
        </w:rPr>
        <w:t>Cluster_5: big players who's relatively strong at mid-range and drawing free throws, particularly strong in getting rebounds and blocks, play long minutes</w:t>
      </w:r>
    </w:p>
    <w:p>
      <w:pPr>
        <w:pStyle w:val="Default"/>
      </w:pPr>
      <w:r>
        <w:rPr>
          <w:rtl w:val="0"/>
        </w:rPr>
        <w:t>Cluster_6: big players have well rounded shooting options, average in all areas</w:t>
      </w:r>
    </w:p>
    <w:p>
      <w:pPr>
        <w:pStyle w:val="Default"/>
      </w:pPr>
      <w:r>
        <w:rPr>
          <w:rtl w:val="0"/>
        </w:rPr>
        <w:t>Cluster_7: small players have well rounded shooting options, particularly strong in assist and steal</w:t>
      </w:r>
    </w:p>
    <w:p>
      <w:pPr>
        <w:pStyle w:val="Default"/>
        <w:spacing w:line="340" w:lineRule="atLeast"/>
        <w:jc w:val="right"/>
        <w:rPr>
          <w:ins w:id="191" w:date="2019-03-05T16:43:00Z" w:author="A J Sanchez"/>
          <w:rStyle w:val="None"/>
          <w:rFonts w:ascii="Courier" w:cs="Courier" w:hAnsi="Courier" w:eastAsia="Courier"/>
          <w:color w:val="303f9f"/>
          <w:sz w:val="28"/>
          <w:szCs w:val="28"/>
          <w:u w:color="303f9f"/>
          <w:shd w:val="clear" w:color="auto" w:fill="ffffff"/>
        </w:rPr>
      </w:pPr>
    </w:p>
    <w:p>
      <w:pPr>
        <w:pStyle w:val="Default"/>
        <w:spacing w:line="340" w:lineRule="atLeast"/>
        <w:jc w:val="right"/>
        <w:rPr>
          <w:rStyle w:val="None"/>
          <w:rFonts w:ascii="Courier" w:cs="Courier" w:hAnsi="Courier" w:eastAsia="Courier"/>
          <w:color w:val="303f9f"/>
          <w:sz w:val="28"/>
          <w:szCs w:val="28"/>
          <w:u w:color="303f9f"/>
          <w:shd w:val="clear" w:color="auto" w:fill="ffffff"/>
        </w:rPr>
      </w:pPr>
      <w:r>
        <w:rPr>
          <w:rStyle w:val="None"/>
          <w:rFonts w:ascii="Courier" w:cs="Courier" w:hAnsi="Courier" w:eastAsia="Courier"/>
          <w:color w:val="303f9f"/>
          <w:sz w:val="28"/>
          <w:szCs w:val="28"/>
          <w:u w:color="303f9f"/>
          <w:shd w:val="clear" w:color="auto" w:fill="ffffff"/>
        </w:rPr>
        <w:drawing>
          <wp:anchor distT="152400" distB="152400" distL="152400" distR="152400" simplePos="0" relativeHeight="251668480" behindDoc="0" locked="0" layoutInCell="1" allowOverlap="1">
            <wp:simplePos x="0" y="0"/>
            <wp:positionH relativeFrom="page">
              <wp:posOffset>4971086</wp:posOffset>
            </wp:positionH>
            <wp:positionV relativeFrom="line">
              <wp:posOffset>380177</wp:posOffset>
            </wp:positionV>
            <wp:extent cx="2069323" cy="2285217"/>
            <wp:effectExtent l="0" t="0" r="0" b="0"/>
            <wp:wrapThrough wrapText="bothSides" distL="152400" distR="152400">
              <wp:wrapPolygon edited="1">
                <wp:start x="0" y="0"/>
                <wp:lineTo x="21600" y="0"/>
                <wp:lineTo x="21600" y="21600"/>
                <wp:lineTo x="0" y="21600"/>
                <wp:lineTo x="0" y="0"/>
              </wp:wrapPolygon>
            </wp:wrapThrough>
            <wp:docPr id="1073741832" name="officeArt object" descr="Screen Shot 2019-02-28 at 1.48.43 PM.png"/>
            <wp:cNvGraphicFramePr/>
            <a:graphic xmlns:a="http://schemas.openxmlformats.org/drawingml/2006/main">
              <a:graphicData uri="http://schemas.openxmlformats.org/drawingml/2006/picture">
                <pic:pic xmlns:pic="http://schemas.openxmlformats.org/drawingml/2006/picture">
                  <pic:nvPicPr>
                    <pic:cNvPr id="1073741832" name="Screen Shot 2019-02-28 at 1.48.43 PM.png" descr="Screen Shot 2019-02-28 at 1.48.43 PM.png"/>
                    <pic:cNvPicPr>
                      <a:picLocks noChangeAspect="1"/>
                    </pic:cNvPicPr>
                  </pic:nvPicPr>
                  <pic:blipFill>
                    <a:blip r:embed="rId11">
                      <a:extLst/>
                    </a:blip>
                    <a:stretch>
                      <a:fillRect/>
                    </a:stretch>
                  </pic:blipFill>
                  <pic:spPr>
                    <a:xfrm>
                      <a:off x="0" y="0"/>
                      <a:ext cx="2069323" cy="2285217"/>
                    </a:xfrm>
                    <a:prstGeom prst="rect">
                      <a:avLst/>
                    </a:prstGeom>
                    <a:ln w="12700" cap="flat">
                      <a:noFill/>
                      <a:miter lim="400000"/>
                    </a:ln>
                    <a:effectLst/>
                  </pic:spPr>
                </pic:pic>
              </a:graphicData>
            </a:graphic>
          </wp:anchor>
        </w:drawing>
      </w:r>
    </w:p>
    <w:p>
      <w:pPr>
        <w:pStyle w:val="Default"/>
        <w:spacing w:after="200" w:line="360" w:lineRule="atLeast"/>
        <w:jc w:val="both"/>
        <w:rPr>
          <w:rStyle w:val="None"/>
          <w:b w:val="1"/>
          <w:bCs w:val="1"/>
          <w:u w:color="333333"/>
          <w:shd w:val="clear" w:color="auto" w:fill="ffffff"/>
        </w:rPr>
      </w:pPr>
      <w:del w:id="192" w:date="2019-03-05T16:44:00Z" w:author="A J Sanchez">
        <w:r>
          <w:rPr>
            <w:rStyle w:val="None"/>
            <w:b w:val="1"/>
            <w:bCs w:val="1"/>
            <w:u w:color="333333"/>
            <w:shd w:val="clear" w:color="auto" w:fill="ffffff"/>
            <w:rtl w:val="0"/>
            <w:lang w:val="en-US"/>
          </w:rPr>
          <w:delText>For post 2010 data</w:delText>
        </w:r>
      </w:del>
      <w:r>
        <w:rPr>
          <w:rStyle w:val="None"/>
          <w:rFonts w:ascii="Times New Roman" w:cs="Times New Roman" w:hAnsi="Times New Roman" w:eastAsia="Times New Roman"/>
          <w:b w:val="1"/>
          <w:bCs w:val="1"/>
          <w:u w:color="333333"/>
          <w:shd w:val="clear" w:color="auto" w:fill="ffffff"/>
        </w:rPr>
        <w:drawing>
          <wp:anchor distT="152400" distB="152400" distL="152400" distR="152400" simplePos="0" relativeHeight="251666432" behindDoc="0" locked="0" layoutInCell="1" allowOverlap="1">
            <wp:simplePos x="0" y="0"/>
            <wp:positionH relativeFrom="page">
              <wp:posOffset>774361</wp:posOffset>
            </wp:positionH>
            <wp:positionV relativeFrom="line">
              <wp:posOffset>216783</wp:posOffset>
            </wp:positionV>
            <wp:extent cx="2278989" cy="1424743"/>
            <wp:effectExtent l="0" t="0" r="0" b="0"/>
            <wp:wrapThrough wrapText="bothSides" distL="152400" distR="152400">
              <wp:wrapPolygon edited="1">
                <wp:start x="0" y="0"/>
                <wp:lineTo x="21600" y="0"/>
                <wp:lineTo x="21600" y="21600"/>
                <wp:lineTo x="0" y="21600"/>
                <wp:lineTo x="0" y="0"/>
              </wp:wrapPolygon>
            </wp:wrapThrough>
            <wp:docPr id="1073741833" name="officeArt object" descr="Screen Shot 2019-02-28 at 1.46.59 PM.png"/>
            <wp:cNvGraphicFramePr/>
            <a:graphic xmlns:a="http://schemas.openxmlformats.org/drawingml/2006/main">
              <a:graphicData uri="http://schemas.openxmlformats.org/drawingml/2006/picture">
                <pic:pic xmlns:pic="http://schemas.openxmlformats.org/drawingml/2006/picture">
                  <pic:nvPicPr>
                    <pic:cNvPr id="1073741833" name="Screen Shot 2019-02-28 at 1.46.59 PM.png" descr="Screen Shot 2019-02-28 at 1.46.59 PM.png"/>
                    <pic:cNvPicPr>
                      <a:picLocks noChangeAspect="1"/>
                    </pic:cNvPicPr>
                  </pic:nvPicPr>
                  <pic:blipFill>
                    <a:blip r:embed="rId12">
                      <a:extLst/>
                    </a:blip>
                    <a:stretch>
                      <a:fillRect/>
                    </a:stretch>
                  </pic:blipFill>
                  <pic:spPr>
                    <a:xfrm>
                      <a:off x="0" y="0"/>
                      <a:ext cx="2278989" cy="1424743"/>
                    </a:xfrm>
                    <a:prstGeom prst="rect">
                      <a:avLst/>
                    </a:prstGeom>
                    <a:ln w="12700" cap="flat">
                      <a:noFill/>
                      <a:miter lim="400000"/>
                    </a:ln>
                    <a:effectLst/>
                  </pic:spPr>
                </pic:pic>
              </a:graphicData>
            </a:graphic>
          </wp:anchor>
        </w:drawing>
      </w:r>
      <w:r>
        <w:rPr>
          <w:rStyle w:val="None"/>
          <w:rFonts w:ascii="Times New Roman" w:cs="Times New Roman" w:hAnsi="Times New Roman" w:eastAsia="Times New Roman"/>
          <w:b w:val="1"/>
          <w:bCs w:val="1"/>
          <w:u w:color="333333"/>
          <w:shd w:val="clear" w:color="auto" w:fill="ffffff"/>
        </w:rPr>
        <w:drawing>
          <wp:anchor distT="152400" distB="152400" distL="152400" distR="152400" simplePos="0" relativeHeight="251667456" behindDoc="0" locked="0" layoutInCell="1" allowOverlap="1">
            <wp:simplePos x="0" y="0"/>
            <wp:positionH relativeFrom="page">
              <wp:posOffset>3053349</wp:posOffset>
            </wp:positionH>
            <wp:positionV relativeFrom="line">
              <wp:posOffset>216783</wp:posOffset>
            </wp:positionV>
            <wp:extent cx="2020298" cy="2180205"/>
            <wp:effectExtent l="0" t="0" r="0" b="0"/>
            <wp:wrapThrough wrapText="bothSides" distL="152400" distR="152400">
              <wp:wrapPolygon edited="1">
                <wp:start x="0" y="0"/>
                <wp:lineTo x="21600" y="0"/>
                <wp:lineTo x="21600" y="21600"/>
                <wp:lineTo x="0" y="21600"/>
                <wp:lineTo x="0" y="0"/>
              </wp:wrapPolygon>
            </wp:wrapThrough>
            <wp:docPr id="1073741834" name="officeArt object" descr="Screen Shot 2019-02-28 at 1.47.48 PM.png"/>
            <wp:cNvGraphicFramePr/>
            <a:graphic xmlns:a="http://schemas.openxmlformats.org/drawingml/2006/main">
              <a:graphicData uri="http://schemas.openxmlformats.org/drawingml/2006/picture">
                <pic:pic xmlns:pic="http://schemas.openxmlformats.org/drawingml/2006/picture">
                  <pic:nvPicPr>
                    <pic:cNvPr id="1073741834" name="Screen Shot 2019-02-28 at 1.47.48 PM.png" descr="Screen Shot 2019-02-28 at 1.47.48 PM.png"/>
                    <pic:cNvPicPr>
                      <a:picLocks noChangeAspect="1"/>
                    </pic:cNvPicPr>
                  </pic:nvPicPr>
                  <pic:blipFill>
                    <a:blip r:embed="rId13">
                      <a:extLst/>
                    </a:blip>
                    <a:stretch>
                      <a:fillRect/>
                    </a:stretch>
                  </pic:blipFill>
                  <pic:spPr>
                    <a:xfrm>
                      <a:off x="0" y="0"/>
                      <a:ext cx="2020298" cy="2180205"/>
                    </a:xfrm>
                    <a:prstGeom prst="rect">
                      <a:avLst/>
                    </a:prstGeom>
                    <a:ln w="12700" cap="flat">
                      <a:noFill/>
                      <a:miter lim="400000"/>
                    </a:ln>
                    <a:effectLst/>
                  </pic:spPr>
                </pic:pic>
              </a:graphicData>
            </a:graphic>
          </wp:anchor>
        </w:drawing>
      </w:r>
    </w:p>
    <w:p>
      <w:pPr>
        <w:pStyle w:val="Default"/>
        <w:spacing w:after="200" w:line="360" w:lineRule="atLeast"/>
        <w:jc w:val="both"/>
        <w:rPr>
          <w:rStyle w:val="None"/>
          <w:b w:val="1"/>
          <w:bCs w:val="1"/>
          <w:u w:color="333333"/>
          <w:shd w:val="clear" w:color="auto" w:fill="ffffff"/>
        </w:rPr>
      </w:pPr>
    </w:p>
    <w:p>
      <w:pPr>
        <w:pStyle w:val="Default"/>
        <w:spacing w:after="200" w:line="360" w:lineRule="atLeast"/>
        <w:jc w:val="both"/>
        <w:rPr>
          <w:rStyle w:val="None"/>
          <w:b w:val="1"/>
          <w:bCs w:val="1"/>
          <w:u w:color="333333"/>
          <w:shd w:val="clear" w:color="auto" w:fill="ffffff"/>
        </w:rPr>
      </w:pPr>
    </w:p>
    <w:p>
      <w:pPr>
        <w:pStyle w:val="Default"/>
        <w:spacing w:after="200" w:line="200" w:lineRule="atLeast"/>
        <w:jc w:val="center"/>
        <w:rPr>
          <w:ins w:id="193" w:date="2019-03-06T14:36:16Z" w:author="Hello"/>
          <w:rStyle w:val="None"/>
          <w:u w:color="333333"/>
          <w:shd w:val="clear" w:color="auto" w:fill="ffffff"/>
        </w:rPr>
      </w:pPr>
    </w:p>
    <w:p>
      <w:pPr>
        <w:pStyle w:val="Default"/>
        <w:spacing w:after="200" w:line="200" w:lineRule="atLeast"/>
        <w:jc w:val="center"/>
        <w:rPr>
          <w:ins w:id="194" w:date="2019-03-06T14:36:16Z" w:author="Hello"/>
          <w:rStyle w:val="None"/>
          <w:u w:color="333333"/>
          <w:shd w:val="clear" w:color="auto" w:fill="ffffff"/>
        </w:rPr>
      </w:pPr>
    </w:p>
    <w:p>
      <w:pPr>
        <w:pStyle w:val="Default"/>
        <w:spacing w:after="200" w:line="200" w:lineRule="atLeast"/>
        <w:jc w:val="center"/>
        <w:rPr>
          <w:rStyle w:val="None"/>
          <w:b w:val="1"/>
          <w:bCs w:val="1"/>
          <w:i w:val="1"/>
          <w:iCs w:val="1"/>
          <w:u w:color="333333"/>
          <w:shd w:val="clear" w:color="auto" w:fill="ffffff"/>
        </w:rPr>
      </w:pPr>
      <w:ins w:id="195" w:date="2019-03-05T16:44:00Z" w:author="A J Sanchez">
        <w:r>
          <w:rPr>
            <w:rStyle w:val="None"/>
            <w:b w:val="1"/>
            <w:bCs w:val="1"/>
            <w:i w:val="1"/>
            <w:iCs w:val="1"/>
            <w:u w:color="333333"/>
            <w:shd w:val="clear" w:color="auto" w:fill="ffffff"/>
            <w:rtl w:val="0"/>
            <w:lang w:val="en-US"/>
          </w:rPr>
          <w:t>For post-2010 data</w:t>
        </w:r>
      </w:ins>
    </w:p>
    <w:p>
      <w:pPr>
        <w:pStyle w:val="Default"/>
        <w:spacing w:after="200" w:line="200" w:lineRule="atLeast"/>
        <w:jc w:val="both"/>
        <w:rPr>
          <w:rStyle w:val="None"/>
          <w:b w:val="1"/>
          <w:bCs w:val="1"/>
          <w:u w:color="333333"/>
          <w:shd w:val="clear" w:color="auto" w:fill="ffffff"/>
        </w:rPr>
      </w:pPr>
      <w:r>
        <w:rPr>
          <w:rStyle w:val="None"/>
          <w:b w:val="1"/>
          <w:bCs w:val="1"/>
          <w:u w:color="333333"/>
          <w:shd w:val="clear" w:color="auto" w:fill="ffffff"/>
          <w:rtl w:val="0"/>
          <w:lang w:val="en-US"/>
        </w:rPr>
        <w:t>Overall assessment of each cluster</w:t>
      </w:r>
    </w:p>
    <w:p>
      <w:pPr>
        <w:pStyle w:val="Default"/>
        <w:spacing w:line="280" w:lineRule="atLeast"/>
        <w:rPr>
          <w:rStyle w:val="None"/>
          <w:u w:color="333333"/>
          <w:shd w:val="clear" w:color="auto" w:fill="ffffff"/>
        </w:rPr>
      </w:pPr>
      <w:r>
        <w:rPr>
          <w:rStyle w:val="None"/>
          <w:u w:color="333333"/>
          <w:shd w:val="clear" w:color="auto" w:fill="ffffff"/>
          <w:rtl w:val="0"/>
          <w:lang w:val="en-US"/>
        </w:rPr>
        <w:t>Cluster_1: big players who shoot mid-range and free throw often, well-rounded in all areas</w:t>
      </w:r>
    </w:p>
    <w:p>
      <w:pPr>
        <w:pStyle w:val="Default"/>
        <w:spacing w:line="280" w:lineRule="atLeast"/>
        <w:rPr>
          <w:rStyle w:val="None"/>
          <w:u w:color="333333"/>
          <w:shd w:val="clear" w:color="auto" w:fill="ffffff"/>
        </w:rPr>
      </w:pPr>
      <w:r>
        <w:rPr>
          <w:rStyle w:val="None"/>
          <w:u w:color="333333"/>
          <w:shd w:val="clear" w:color="auto" w:fill="ffffff"/>
          <w:rtl w:val="0"/>
          <w:lang w:val="en-US"/>
        </w:rPr>
        <w:t xml:space="preserve">Cluster_2: medium players who focus more on three points shooting, average in all </w:t>
      </w:r>
    </w:p>
    <w:p>
      <w:pPr>
        <w:pStyle w:val="Default"/>
        <w:spacing w:line="280" w:lineRule="atLeast"/>
        <w:rPr>
          <w:rStyle w:val="None"/>
          <w:u w:color="333333"/>
          <w:shd w:val="clear" w:color="auto" w:fill="ffffff"/>
        </w:rPr>
      </w:pPr>
      <w:r>
        <w:rPr>
          <w:rStyle w:val="None"/>
          <w:u w:color="333333"/>
          <w:shd w:val="clear" w:color="auto" w:fill="ffffff"/>
          <w:rtl w:val="0"/>
          <w:lang w:val="en-US"/>
        </w:rPr>
        <w:t>areas</w:t>
      </w:r>
    </w:p>
    <w:p>
      <w:pPr>
        <w:pStyle w:val="Default"/>
        <w:spacing w:line="280" w:lineRule="atLeast"/>
        <w:rPr>
          <w:rStyle w:val="None"/>
          <w:u w:color="333333"/>
          <w:shd w:val="clear" w:color="auto" w:fill="ffffff"/>
        </w:rPr>
      </w:pPr>
      <w:r>
        <w:rPr>
          <w:rStyle w:val="None"/>
          <w:u w:color="333333"/>
          <w:shd w:val="clear" w:color="auto" w:fill="ffffff"/>
          <w:rtl w:val="0"/>
          <w:lang w:val="en-US"/>
        </w:rPr>
        <w:t>Cluster_3: small players have well rounded shooting options, relatively strong in assisting and stealing</w:t>
      </w:r>
    </w:p>
    <w:p>
      <w:pPr>
        <w:pStyle w:val="Default"/>
        <w:spacing w:line="280" w:lineRule="atLeast"/>
        <w:rPr>
          <w:rStyle w:val="None"/>
          <w:u w:color="333333"/>
          <w:shd w:val="clear" w:color="auto" w:fill="ffffff"/>
        </w:rPr>
      </w:pPr>
      <w:r>
        <w:rPr>
          <w:rStyle w:val="None"/>
          <w:u w:color="333333"/>
          <w:shd w:val="clear" w:color="auto" w:fill="ffffff"/>
          <w:rtl w:val="0"/>
          <w:lang w:val="en-US"/>
        </w:rPr>
        <w:t xml:space="preserve">Cluster_4: big players have good under basket shoots, bad at free throws, </w:t>
      </w:r>
    </w:p>
    <w:p>
      <w:pPr>
        <w:pStyle w:val="Default"/>
        <w:spacing w:line="280" w:lineRule="atLeast"/>
        <w:rPr>
          <w:rStyle w:val="None"/>
          <w:u w:color="333333"/>
          <w:shd w:val="clear" w:color="auto" w:fill="ffffff"/>
        </w:rPr>
      </w:pPr>
      <w:r>
        <w:rPr>
          <w:rStyle w:val="None"/>
          <w:u w:color="333333"/>
          <w:shd w:val="clear" w:color="auto" w:fill="ffffff"/>
          <w:rtl w:val="0"/>
          <w:lang w:val="en-US"/>
        </w:rPr>
        <w:t>exceptionally strong in rebounding and blocking</w:t>
      </w:r>
    </w:p>
    <w:p>
      <w:pPr>
        <w:pStyle w:val="Default"/>
        <w:spacing w:line="280" w:lineRule="atLeast"/>
        <w:rPr>
          <w:rStyle w:val="None"/>
          <w:u w:color="333333"/>
          <w:shd w:val="clear" w:color="auto" w:fill="ffffff"/>
        </w:rPr>
      </w:pPr>
      <w:r>
        <w:rPr>
          <w:rStyle w:val="None"/>
          <w:u w:color="333333"/>
          <w:shd w:val="clear" w:color="auto" w:fill="ffffff"/>
          <w:rtl w:val="0"/>
          <w:lang w:val="en-US"/>
        </w:rPr>
        <w:t>Cluster_5: big players who don't shoot much, but particularly strong in rebounding and blocking, and</w:t>
      </w:r>
      <w:del w:id="196" w:date="2019-03-05T16:44:00Z" w:author="A J Sanchez">
        <w:r>
          <w:rPr>
            <w:rStyle w:val="None"/>
            <w:u w:color="333333"/>
            <w:shd w:val="clear" w:color="auto" w:fill="ffffff"/>
            <w:rtl w:val="0"/>
            <w:lang w:val="en-US"/>
          </w:rPr>
          <w:delText xml:space="preserve"> and</w:delText>
        </w:r>
      </w:del>
      <w:r>
        <w:rPr>
          <w:rStyle w:val="None"/>
          <w:u w:color="333333"/>
          <w:shd w:val="clear" w:color="auto" w:fill="ffffff"/>
          <w:rtl w:val="0"/>
          <w:lang w:val="en-US"/>
        </w:rPr>
        <w:t xml:space="preserve"> also getting fouls</w:t>
      </w:r>
    </w:p>
    <w:p>
      <w:pPr>
        <w:pStyle w:val="Default"/>
        <w:spacing w:line="280" w:lineRule="atLeast"/>
        <w:rPr>
          <w:rStyle w:val="None"/>
          <w:u w:color="333333"/>
          <w:shd w:val="clear" w:color="auto" w:fill="ffffff"/>
        </w:rPr>
      </w:pPr>
      <w:r>
        <w:rPr>
          <w:rStyle w:val="None"/>
          <w:u w:color="333333"/>
          <w:shd w:val="clear" w:color="auto" w:fill="ffffff"/>
          <w:rtl w:val="0"/>
          <w:lang w:val="en-US"/>
        </w:rPr>
        <w:t>Cluster_6: small players who's exceptionally strong in all kinds of shooting, assisting and stealing, have highest usage</w:t>
      </w:r>
    </w:p>
    <w:p>
      <w:pPr>
        <w:pStyle w:val="Default"/>
        <w:spacing w:line="280" w:lineRule="atLeast"/>
        <w:rPr>
          <w:rStyle w:val="None"/>
          <w:u w:color="333333"/>
          <w:shd w:val="clear" w:color="auto" w:fill="ffffff"/>
        </w:rPr>
      </w:pPr>
      <w:r>
        <w:rPr>
          <w:rStyle w:val="None"/>
          <w:u w:color="333333"/>
          <w:shd w:val="clear" w:color="auto" w:fill="ffffff"/>
          <w:rtl w:val="0"/>
          <w:lang w:val="en-US"/>
        </w:rPr>
        <w:t>Cluster_7: small players focus more on three points shooting, average in all areas, less game time compare to other groups</w:t>
      </w:r>
    </w:p>
    <w:p>
      <w:pPr>
        <w:pStyle w:val="Default"/>
        <w:spacing w:line="280" w:lineRule="atLeast"/>
        <w:rPr>
          <w:rStyle w:val="None"/>
          <w:u w:color="333333"/>
          <w:shd w:val="clear" w:color="auto" w:fill="ffffff"/>
        </w:rPr>
      </w:pPr>
    </w:p>
    <w:p>
      <w:pPr>
        <w:pStyle w:val="Default"/>
        <w:spacing w:after="200" w:line="360" w:lineRule="atLeast"/>
        <w:jc w:val="both"/>
        <w:rPr>
          <w:rStyle w:val="None"/>
          <w:b w:val="1"/>
          <w:bCs w:val="1"/>
          <w:sz w:val="28"/>
          <w:szCs w:val="28"/>
          <w:u w:color="333333"/>
        </w:rPr>
      </w:pPr>
    </w:p>
    <w:p>
      <w:pPr>
        <w:pStyle w:val="Default"/>
        <w:spacing w:after="200" w:line="360" w:lineRule="atLeast"/>
        <w:jc w:val="both"/>
        <w:rPr>
          <w:rStyle w:val="None"/>
          <w:b w:val="1"/>
          <w:bCs w:val="1"/>
          <w:sz w:val="28"/>
          <w:szCs w:val="28"/>
          <w:u w:color="333333"/>
          <w:shd w:val="clear" w:color="auto" w:fill="ffffff"/>
        </w:rPr>
      </w:pPr>
      <w:r>
        <w:rPr>
          <w:rStyle w:val="None"/>
          <w:b w:val="1"/>
          <w:bCs w:val="1"/>
          <w:sz w:val="28"/>
          <w:szCs w:val="28"/>
          <w:u w:color="333333"/>
          <w:shd w:val="clear" w:color="auto" w:fill="ffffff"/>
          <w:rtl w:val="0"/>
          <w:lang w:val="en-US"/>
        </w:rPr>
        <w:t>Assign title to each cluster</w:t>
      </w:r>
    </w:p>
    <w:p>
      <w:pPr>
        <w:pStyle w:val="Default"/>
        <w:rPr>
          <w:rStyle w:val="None"/>
          <w:u w:color="333333"/>
          <w:shd w:val="clear" w:color="auto" w:fill="ffffff"/>
        </w:rPr>
      </w:pPr>
      <w:r>
        <w:rPr>
          <w:rStyle w:val="None"/>
          <w:u w:color="333333"/>
          <w:shd w:val="clear" w:color="auto" w:fill="ffffff"/>
          <w:rtl w:val="0"/>
          <w:lang w:val="en-US"/>
        </w:rPr>
        <w:t xml:space="preserve">The last step of cluster analysis is to look at the prominent players (the ones have the longest playing minutes) in each cluster to get a real feel of what are the players like, and see the distribution of traditional player position in the cluster. </w:t>
      </w:r>
    </w:p>
    <w:p>
      <w:pPr>
        <w:pStyle w:val="Default"/>
        <w:rPr>
          <w:rStyle w:val="None"/>
          <w:u w:color="333333"/>
          <w:shd w:val="clear" w:color="auto" w:fill="ffffff"/>
        </w:rPr>
      </w:pPr>
    </w:p>
    <w:p>
      <w:pPr>
        <w:pStyle w:val="Body A"/>
        <w:jc w:val="both"/>
        <w:rPr>
          <w:rStyle w:val="None"/>
          <w:rFonts w:ascii="Helvetica Neue" w:cs="Helvetica Neue" w:hAnsi="Helvetica Neue" w:eastAsia="Helvetica Neue"/>
          <w:sz w:val="20"/>
          <w:szCs w:val="20"/>
          <w:u w:color="333333"/>
          <w:shd w:val="clear" w:color="auto" w:fill="ffffff"/>
        </w:rPr>
      </w:pPr>
    </w:p>
    <w:p>
      <w:pPr>
        <w:pStyle w:val="Body A"/>
        <w:jc w:val="both"/>
        <w:rPr>
          <w:rStyle w:val="None"/>
          <w:rFonts w:ascii="Helvetica Neue" w:cs="Helvetica Neue" w:hAnsi="Helvetica Neue" w:eastAsia="Helvetica Neue"/>
          <w:sz w:val="24"/>
          <w:szCs w:val="24"/>
          <w:u w:color="333333"/>
          <w:shd w:val="clear" w:color="auto" w:fill="ffffff"/>
        </w:rPr>
      </w:pPr>
      <w:r>
        <w:rPr>
          <w:rStyle w:val="None"/>
          <w:rFonts w:ascii="Helvetica Neue" w:cs="Helvetica Neue" w:hAnsi="Helvetica Neue" w:eastAsia="Helvetica Neue"/>
          <w:sz w:val="24"/>
          <w:szCs w:val="24"/>
          <w:u w:color="333333"/>
          <w:shd w:val="clear" w:color="auto" w:fill="ffffff"/>
        </w:rPr>
        <w:drawing>
          <wp:anchor distT="152400" distB="152400" distL="152400" distR="152400" simplePos="0" relativeHeight="251670528" behindDoc="0" locked="0" layoutInCell="1" allowOverlap="1">
            <wp:simplePos x="0" y="0"/>
            <wp:positionH relativeFrom="page">
              <wp:posOffset>4907280</wp:posOffset>
            </wp:positionH>
            <wp:positionV relativeFrom="line">
              <wp:posOffset>415290</wp:posOffset>
            </wp:positionV>
            <wp:extent cx="2156786" cy="1485786"/>
            <wp:effectExtent l="0" t="0" r="0" b="0"/>
            <wp:wrapThrough wrapText="bothSides" distL="152400" distR="152400">
              <wp:wrapPolygon edited="1">
                <wp:start x="0" y="0"/>
                <wp:lineTo x="21600" y="0"/>
                <wp:lineTo x="21600" y="21600"/>
                <wp:lineTo x="0" y="21600"/>
                <wp:lineTo x="0" y="0"/>
              </wp:wrapPolygon>
            </wp:wrapThrough>
            <wp:docPr id="1073741835" name="officeArt object" descr="Screen Shot 2019-02-28 at 2.01.49 PM.png"/>
            <wp:cNvGraphicFramePr/>
            <a:graphic xmlns:a="http://schemas.openxmlformats.org/drawingml/2006/main">
              <a:graphicData uri="http://schemas.openxmlformats.org/drawingml/2006/picture">
                <pic:pic xmlns:pic="http://schemas.openxmlformats.org/drawingml/2006/picture">
                  <pic:nvPicPr>
                    <pic:cNvPr id="1073741835" name="Screen Shot 2019-02-28 at 2.01.49 PM.png" descr="Screen Shot 2019-02-28 at 2.01.49 PM.png"/>
                    <pic:cNvPicPr>
                      <a:picLocks noChangeAspect="1"/>
                    </pic:cNvPicPr>
                  </pic:nvPicPr>
                  <pic:blipFill>
                    <a:blip r:embed="rId14">
                      <a:extLst/>
                    </a:blip>
                    <a:stretch>
                      <a:fillRect/>
                    </a:stretch>
                  </pic:blipFill>
                  <pic:spPr>
                    <a:xfrm>
                      <a:off x="0" y="0"/>
                      <a:ext cx="2156786" cy="1485786"/>
                    </a:xfrm>
                    <a:prstGeom prst="rect">
                      <a:avLst/>
                    </a:prstGeom>
                    <a:ln w="12700" cap="flat">
                      <a:noFill/>
                      <a:miter lim="400000"/>
                    </a:ln>
                    <a:effectLst/>
                  </pic:spPr>
                </pic:pic>
              </a:graphicData>
            </a:graphic>
          </wp:anchor>
        </w:drawing>
      </w:r>
      <w:r>
        <w:rPr>
          <w:rStyle w:val="None"/>
          <w:rFonts w:ascii="Helvetica Neue" w:hAnsi="Helvetica Neue"/>
          <w:sz w:val="24"/>
          <w:szCs w:val="24"/>
          <w:u w:color="333333"/>
          <w:shd w:val="clear" w:color="auto" w:fill="ffffff"/>
          <w:rtl w:val="0"/>
          <w:lang w:val="en-US"/>
        </w:rPr>
        <w:t xml:space="preserve">Here is an example for the one of the </w:t>
      </w:r>
      <w:del w:id="197" w:date="2019-03-05T16:45:00Z" w:author="A J Sanchez">
        <w:r>
          <w:rPr>
            <w:rStyle w:val="None"/>
            <w:rFonts w:ascii="Helvetica Neue" w:hAnsi="Helvetica Neue"/>
            <w:sz w:val="24"/>
            <w:szCs w:val="24"/>
            <w:u w:color="333333"/>
            <w:shd w:val="clear" w:color="auto" w:fill="ffffff"/>
            <w:rtl w:val="0"/>
            <w:lang w:val="en-US"/>
          </w:rPr>
          <w:delText>cluster</w:delText>
        </w:r>
      </w:del>
      <w:ins w:id="198" w:date="2019-03-05T16:45:00Z" w:author="A J Sanchez">
        <w:r>
          <w:rPr>
            <w:rStyle w:val="None"/>
            <w:rFonts w:ascii="Helvetica Neue" w:hAnsi="Helvetica Neue"/>
            <w:sz w:val="24"/>
            <w:szCs w:val="24"/>
            <w:u w:color="333333"/>
            <w:shd w:val="clear" w:color="auto" w:fill="ffffff"/>
            <w:rtl w:val="0"/>
            <w:lang w:val="en-US"/>
          </w:rPr>
          <w:t>clusters</w:t>
        </w:r>
      </w:ins>
      <w:r>
        <w:rPr>
          <w:rStyle w:val="None"/>
          <w:rFonts w:ascii="Helvetica Neue" w:hAnsi="Helvetica Neue"/>
          <w:sz w:val="24"/>
          <w:szCs w:val="24"/>
          <w:u w:color="333333"/>
          <w:shd w:val="clear" w:color="auto" w:fill="ffffff"/>
          <w:rtl w:val="0"/>
          <w:lang w:val="en-US"/>
        </w:rPr>
        <w:t xml:space="preserve"> in post 2010 data</w:t>
      </w:r>
    </w:p>
    <w:p>
      <w:pPr>
        <w:pStyle w:val="Body A"/>
        <w:jc w:val="both"/>
        <w:rPr>
          <w:rStyle w:val="None"/>
          <w:rFonts w:ascii="Helvetica Neue" w:cs="Helvetica Neue" w:hAnsi="Helvetica Neue" w:eastAsia="Helvetica Neue"/>
          <w:sz w:val="20"/>
          <w:szCs w:val="20"/>
          <w:u w:color="333333"/>
          <w:shd w:val="clear" w:color="auto" w:fill="ffffff"/>
        </w:rPr>
      </w:pPr>
      <w:r>
        <w:rPr>
          <w:rStyle w:val="None"/>
          <w:rFonts w:ascii="Helvetica Neue" w:cs="Helvetica Neue" w:hAnsi="Helvetica Neue" w:eastAsia="Helvetica Neue"/>
          <w:sz w:val="24"/>
          <w:szCs w:val="24"/>
          <w:u w:color="333333"/>
          <w:shd w:val="clear" w:color="auto" w:fill="ffffff"/>
        </w:rPr>
        <w:drawing>
          <wp:anchor distT="152400" distB="152400" distL="152400" distR="152400" simplePos="0" relativeHeight="251669504" behindDoc="0" locked="0" layoutInCell="1" allowOverlap="1">
            <wp:simplePos x="0" y="0"/>
            <wp:positionH relativeFrom="page">
              <wp:posOffset>898525</wp:posOffset>
            </wp:positionH>
            <wp:positionV relativeFrom="line">
              <wp:posOffset>320040</wp:posOffset>
            </wp:positionV>
            <wp:extent cx="3942451" cy="918695"/>
            <wp:effectExtent l="0" t="0" r="0" b="0"/>
            <wp:wrapThrough wrapText="bothSides" distL="152400" distR="152400">
              <wp:wrapPolygon edited="1">
                <wp:start x="0" y="0"/>
                <wp:lineTo x="21621" y="0"/>
                <wp:lineTo x="21621" y="21635"/>
                <wp:lineTo x="0" y="21635"/>
                <wp:lineTo x="0" y="0"/>
              </wp:wrapPolygon>
            </wp:wrapThrough>
            <wp:docPr id="1073741836" name="officeArt object" descr="Screen Shot 2019-02-28 at 2.00.57 PM.png"/>
            <wp:cNvGraphicFramePr/>
            <a:graphic xmlns:a="http://schemas.openxmlformats.org/drawingml/2006/main">
              <a:graphicData uri="http://schemas.openxmlformats.org/drawingml/2006/picture">
                <pic:pic xmlns:pic="http://schemas.openxmlformats.org/drawingml/2006/picture">
                  <pic:nvPicPr>
                    <pic:cNvPr id="1073741836" name="Screen Shot 2019-02-28 at 2.00.57 PM.png" descr="Screen Shot 2019-02-28 at 2.00.57 PM.png"/>
                    <pic:cNvPicPr>
                      <a:picLocks noChangeAspect="1"/>
                    </pic:cNvPicPr>
                  </pic:nvPicPr>
                  <pic:blipFill>
                    <a:blip r:embed="rId15">
                      <a:extLst/>
                    </a:blip>
                    <a:stretch>
                      <a:fillRect/>
                    </a:stretch>
                  </pic:blipFill>
                  <pic:spPr>
                    <a:xfrm>
                      <a:off x="0" y="0"/>
                      <a:ext cx="3942451" cy="918695"/>
                    </a:xfrm>
                    <a:prstGeom prst="rect">
                      <a:avLst/>
                    </a:prstGeom>
                    <a:ln w="12700" cap="flat">
                      <a:noFill/>
                      <a:miter lim="400000"/>
                    </a:ln>
                    <a:effectLst/>
                  </pic:spPr>
                </pic:pic>
              </a:graphicData>
            </a:graphic>
          </wp:anchor>
        </w:drawing>
      </w:r>
    </w:p>
    <w:p>
      <w:pPr>
        <w:pStyle w:val="Default"/>
        <w:rPr>
          <w:rStyle w:val="None"/>
          <w:u w:color="333333"/>
          <w:shd w:val="clear" w:color="auto" w:fill="ffffff"/>
        </w:rPr>
      </w:pPr>
    </w:p>
    <w:p>
      <w:pPr>
        <w:pStyle w:val="Default"/>
        <w:rPr>
          <w:rStyle w:val="None"/>
          <w:u w:color="333333"/>
          <w:shd w:val="clear" w:color="auto" w:fill="ffffff"/>
        </w:rPr>
      </w:pPr>
    </w:p>
    <w:p>
      <w:pPr>
        <w:pStyle w:val="Default"/>
        <w:rPr>
          <w:rStyle w:val="None"/>
          <w:u w:color="333333"/>
          <w:shd w:val="clear" w:color="auto" w:fill="ffffff"/>
        </w:rPr>
      </w:pPr>
      <w:r>
        <w:rPr>
          <w:rStyle w:val="None"/>
          <w:u w:color="333333"/>
          <w:shd w:val="clear" w:color="auto" w:fill="ffffff"/>
          <w:rtl w:val="0"/>
          <w:lang w:val="en-US"/>
        </w:rPr>
        <w:t xml:space="preserve">Then I came up a title for each cluster to conclude the main function of that cluster, with the name of exemplary players and dominant positions as additional information. </w:t>
      </w:r>
    </w:p>
    <w:p>
      <w:pPr>
        <w:pStyle w:val="Default"/>
        <w:spacing w:after="200" w:line="360" w:lineRule="atLeast"/>
        <w:jc w:val="both"/>
        <w:rPr>
          <w:rStyle w:val="None"/>
          <w:b w:val="1"/>
          <w:bCs w:val="1"/>
          <w:u w:color="333333"/>
          <w:shd w:val="clear" w:color="auto" w:fill="ffffff"/>
        </w:rPr>
      </w:pPr>
    </w:p>
    <w:p>
      <w:pPr>
        <w:pStyle w:val="Default"/>
        <w:spacing w:after="200" w:line="360" w:lineRule="atLeast"/>
        <w:jc w:val="both"/>
        <w:rPr>
          <w:rStyle w:val="None"/>
          <w:b w:val="1"/>
          <w:bCs w:val="1"/>
          <w:sz w:val="26"/>
          <w:szCs w:val="26"/>
          <w:u w:color="333333"/>
          <w:shd w:val="clear" w:color="auto" w:fill="ffffff"/>
        </w:rPr>
      </w:pPr>
      <w:r>
        <w:rPr>
          <w:rStyle w:val="None"/>
          <w:b w:val="1"/>
          <w:bCs w:val="1"/>
          <w:sz w:val="26"/>
          <w:szCs w:val="26"/>
          <w:u w:color="333333"/>
          <w:shd w:val="clear" w:color="auto" w:fill="ffffff"/>
          <w:rtl w:val="0"/>
          <w:lang w:val="en-US"/>
        </w:rPr>
        <w:t>For pre 1990 data</w:t>
      </w:r>
    </w:p>
    <w:p>
      <w:pPr>
        <w:pStyle w:val="Default"/>
        <w:rPr>
          <w:rStyle w:val="None"/>
          <w:u w:color="333333"/>
          <w:shd w:val="clear" w:color="auto" w:fill="ffffff"/>
        </w:rPr>
      </w:pPr>
      <w:r>
        <w:rPr>
          <w:rStyle w:val="None"/>
          <w:b w:val="1"/>
          <w:bCs w:val="1"/>
          <w:u w:color="333333"/>
          <w:shd w:val="clear" w:color="auto" w:fill="ffffff"/>
          <w:rtl w:val="0"/>
          <w:lang w:val="en-US"/>
        </w:rPr>
        <w:t>1. Middle man that carried the team</w:t>
      </w:r>
      <w:r>
        <w:rPr>
          <w:rStyle w:val="None"/>
          <w:u w:color="333333"/>
          <w:shd w:val="clear" w:color="auto" w:fill="ffffff"/>
          <w:rtl w:val="0"/>
          <w:lang w:val="en-US"/>
        </w:rPr>
        <w:t xml:space="preserve"> - SG, SF</w:t>
      </w:r>
    </w:p>
    <w:p>
      <w:pPr>
        <w:pStyle w:val="Default"/>
        <w:rPr>
          <w:rStyle w:val="None"/>
          <w:u w:color="333333"/>
          <w:shd w:val="clear" w:color="auto" w:fill="ffffff"/>
        </w:rPr>
      </w:pPr>
      <w:r>
        <w:rPr>
          <w:rStyle w:val="None"/>
          <w:u w:color="333333"/>
          <w:shd w:val="clear" w:color="auto" w:fill="ffffff"/>
          <w:rtl w:val="0"/>
          <w:lang w:val="en-US"/>
        </w:rPr>
        <w:t>Isiah Thomas, George Gervin, Julius Erving, Magic Johnson.</w:t>
      </w:r>
    </w:p>
    <w:p>
      <w:pPr>
        <w:pStyle w:val="Default"/>
        <w:rPr>
          <w:rStyle w:val="None"/>
          <w:u w:color="333333"/>
          <w:shd w:val="clear" w:color="auto" w:fill="ffffff"/>
        </w:rPr>
      </w:pPr>
    </w:p>
    <w:p>
      <w:pPr>
        <w:pStyle w:val="Default"/>
      </w:pPr>
      <w:r>
        <w:rPr>
          <w:rStyle w:val="None"/>
          <w:b w:val="1"/>
          <w:bCs w:val="1"/>
          <w:u w:color="333333"/>
          <w:shd w:val="clear" w:color="auto" w:fill="ffffff"/>
          <w:rtl w:val="0"/>
          <w:lang w:val="en-US"/>
        </w:rPr>
        <w:t>2.Well-rounded small players with limited playing time</w:t>
      </w:r>
      <w:r>
        <w:rPr>
          <w:rtl w:val="0"/>
        </w:rPr>
        <w:t xml:space="preserve"> - PG, SG, SF</w:t>
      </w:r>
    </w:p>
    <w:p>
      <w:pPr>
        <w:pStyle w:val="Default"/>
      </w:pPr>
      <w:r>
        <w:rPr>
          <w:rtl w:val="0"/>
        </w:rPr>
        <w:t>Nick Weatherspoon, Jim Paxson, Charlie Scott, Armond Hill</w:t>
      </w:r>
    </w:p>
    <w:p>
      <w:pPr>
        <w:pStyle w:val="Default"/>
        <w:rPr>
          <w:rStyle w:val="None"/>
          <w:u w:color="333333"/>
          <w:shd w:val="clear" w:color="auto" w:fill="ffffff"/>
        </w:rPr>
      </w:pPr>
    </w:p>
    <w:p>
      <w:pPr>
        <w:pStyle w:val="Default"/>
      </w:pPr>
      <w:r>
        <w:rPr>
          <w:rStyle w:val="None"/>
          <w:b w:val="1"/>
          <w:bCs w:val="1"/>
          <w:u w:color="333333"/>
          <w:shd w:val="clear" w:color="auto" w:fill="ffffff"/>
          <w:rtl w:val="0"/>
          <w:lang w:val="en-US"/>
        </w:rPr>
        <w:t>3. Defensive big man who does the phyical work</w:t>
      </w:r>
      <w:r>
        <w:rPr>
          <w:rtl w:val="0"/>
        </w:rPr>
        <w:t xml:space="preserve"> - C, PF</w:t>
      </w:r>
    </w:p>
    <w:p>
      <w:pPr>
        <w:pStyle w:val="Default"/>
      </w:pPr>
      <w:r>
        <w:rPr>
          <w:rtl w:val="0"/>
        </w:rPr>
        <w:t>George Johnson, Clifford Ray, Paul Silas, Benoit Benjamin</w:t>
      </w:r>
    </w:p>
    <w:p>
      <w:pPr>
        <w:pStyle w:val="Default"/>
        <w:rPr>
          <w:rStyle w:val="None"/>
          <w:u w:color="333333"/>
          <w:shd w:val="clear" w:color="auto" w:fill="ffffff"/>
        </w:rPr>
      </w:pPr>
    </w:p>
    <w:p>
      <w:pPr>
        <w:pStyle w:val="Default"/>
        <w:rPr>
          <w:rStyle w:val="None"/>
          <w:u w:color="333333"/>
          <w:shd w:val="clear" w:color="auto" w:fill="ffffff"/>
        </w:rPr>
      </w:pPr>
      <w:r>
        <w:rPr>
          <w:rStyle w:val="None"/>
          <w:b w:val="1"/>
          <w:bCs w:val="1"/>
          <w:u w:color="333333"/>
          <w:shd w:val="clear" w:color="auto" w:fill="ffffff"/>
          <w:rtl w:val="0"/>
          <w:lang w:val="en-US"/>
        </w:rPr>
        <w:t>4. Distant range shooter</w:t>
      </w:r>
      <w:r>
        <w:rPr>
          <w:rtl w:val="0"/>
        </w:rPr>
        <w:t xml:space="preserve"> </w:t>
      </w:r>
      <w:r>
        <w:rPr>
          <w:rStyle w:val="None"/>
          <w:u w:color="333333"/>
          <w:shd w:val="clear" w:color="auto" w:fill="ffffff"/>
          <w:rtl w:val="0"/>
          <w:lang w:val="en-US"/>
        </w:rPr>
        <w:t>- PG, SG</w:t>
      </w:r>
    </w:p>
    <w:p>
      <w:pPr>
        <w:pStyle w:val="Default"/>
        <w:rPr>
          <w:rStyle w:val="None"/>
          <w:u w:color="333333"/>
          <w:shd w:val="clear" w:color="auto" w:fill="ffffff"/>
        </w:rPr>
      </w:pPr>
      <w:r>
        <w:rPr>
          <w:rStyle w:val="None"/>
          <w:u w:color="333333"/>
          <w:shd w:val="clear" w:color="auto" w:fill="ffffff"/>
          <w:rtl w:val="0"/>
          <w:lang w:val="en-US"/>
        </w:rPr>
        <w:t>Michael Adams, Reggie Miller, Johnny Newman, Jeff Hornacek</w:t>
      </w:r>
    </w:p>
    <w:p>
      <w:pPr>
        <w:pStyle w:val="Default"/>
      </w:pPr>
      <w:r>
        <w:rPr>
          <w:rStyle w:val="None"/>
          <w:u w:color="333333"/>
          <w:shd w:val="clear" w:color="auto" w:fill="ffffff"/>
        </w:rPr>
        <w:br w:type="textWrapping"/>
      </w:r>
      <w:r>
        <w:rPr>
          <w:rStyle w:val="None"/>
          <w:b w:val="1"/>
          <w:bCs w:val="1"/>
          <w:u w:color="333333"/>
          <w:shd w:val="clear" w:color="auto" w:fill="ffffff"/>
          <w:rtl w:val="0"/>
          <w:lang w:val="en-US"/>
        </w:rPr>
        <w:t>5. Elite big man with all traits</w:t>
      </w:r>
      <w:r>
        <w:rPr>
          <w:rtl w:val="0"/>
        </w:rPr>
        <w:t xml:space="preserve"> - PF, C</w:t>
      </w:r>
    </w:p>
    <w:p>
      <w:pPr>
        <w:pStyle w:val="Default"/>
        <w:rPr>
          <w:rStyle w:val="None"/>
          <w:u w:color="333333"/>
          <w:shd w:val="clear" w:color="auto" w:fill="ffffff"/>
        </w:rPr>
      </w:pPr>
      <w:r>
        <w:rPr>
          <w:rtl w:val="0"/>
        </w:rPr>
        <w:t>Larry Bird, Moses Malone, Karl Malone, Hakeem Olajuwon</w:t>
      </w:r>
    </w:p>
    <w:p>
      <w:pPr>
        <w:pStyle w:val="Default"/>
        <w:rPr>
          <w:rStyle w:val="None"/>
          <w:u w:color="333333"/>
          <w:shd w:val="clear" w:color="auto" w:fill="ffffff"/>
        </w:rPr>
      </w:pPr>
    </w:p>
    <w:p>
      <w:pPr>
        <w:pStyle w:val="Default"/>
        <w:rPr>
          <w:rStyle w:val="None"/>
          <w:u w:color="333333"/>
          <w:shd w:val="clear" w:color="auto" w:fill="ffffff"/>
        </w:rPr>
      </w:pPr>
      <w:r>
        <w:rPr>
          <w:rStyle w:val="None"/>
          <w:b w:val="1"/>
          <w:bCs w:val="1"/>
          <w:u w:color="333333"/>
          <w:shd w:val="clear" w:color="auto" w:fill="ffffff"/>
          <w:rtl w:val="0"/>
          <w:lang w:val="en-US"/>
        </w:rPr>
        <w:t>6. Well-rounded big man</w:t>
      </w:r>
      <w:r>
        <w:rPr>
          <w:rtl w:val="0"/>
        </w:rPr>
        <w:t xml:space="preserve"> </w:t>
      </w:r>
      <w:r>
        <w:rPr>
          <w:rStyle w:val="None"/>
          <w:u w:color="333333"/>
          <w:shd w:val="clear" w:color="auto" w:fill="ffffff"/>
          <w:rtl w:val="0"/>
          <w:lang w:val="en-US"/>
        </w:rPr>
        <w:t>- SF, PF and C</w:t>
      </w:r>
    </w:p>
    <w:p>
      <w:pPr>
        <w:pStyle w:val="Default"/>
      </w:pPr>
      <w:r>
        <w:rPr>
          <w:rtl w:val="0"/>
        </w:rPr>
        <w:t>Charles Oakley, Sam Perkins, Chuck Person, Alex English</w:t>
      </w:r>
    </w:p>
    <w:p>
      <w:pPr>
        <w:pStyle w:val="Default"/>
        <w:rPr>
          <w:rStyle w:val="None"/>
          <w:u w:color="333333"/>
          <w:shd w:val="clear" w:color="auto" w:fill="ffffff"/>
        </w:rPr>
      </w:pPr>
    </w:p>
    <w:p>
      <w:pPr>
        <w:pStyle w:val="Default"/>
        <w:rPr>
          <w:rStyle w:val="None"/>
          <w:u w:color="333333"/>
          <w:shd w:val="clear" w:color="auto" w:fill="ffffff"/>
        </w:rPr>
      </w:pPr>
      <w:r>
        <w:rPr>
          <w:rStyle w:val="None"/>
          <w:b w:val="1"/>
          <w:bCs w:val="1"/>
          <w:u w:color="333333"/>
          <w:shd w:val="clear" w:color="auto" w:fill="ffffff"/>
          <w:rtl w:val="0"/>
          <w:lang w:val="en-US"/>
        </w:rPr>
        <w:t>7. Small players with all traits</w:t>
      </w:r>
      <w:r>
        <w:rPr>
          <w:rtl w:val="0"/>
        </w:rPr>
        <w:t xml:space="preserve"> </w:t>
      </w:r>
      <w:r>
        <w:rPr>
          <w:rStyle w:val="None"/>
          <w:u w:color="333333"/>
          <w:shd w:val="clear" w:color="auto" w:fill="ffffff"/>
          <w:rtl w:val="0"/>
          <w:lang w:val="en-US"/>
        </w:rPr>
        <w:t>- PG, SG</w:t>
      </w:r>
    </w:p>
    <w:p>
      <w:pPr>
        <w:pStyle w:val="Default"/>
        <w:rPr>
          <w:rStyle w:val="None"/>
          <w:u w:color="333333"/>
          <w:shd w:val="clear" w:color="auto" w:fill="ffffff"/>
        </w:rPr>
      </w:pPr>
      <w:r>
        <w:rPr>
          <w:rStyle w:val="None"/>
          <w:u w:color="333333"/>
          <w:shd w:val="clear" w:color="auto" w:fill="ffffff"/>
          <w:rtl w:val="0"/>
          <w:lang w:val="en-US"/>
        </w:rPr>
        <w:t>John Stockton, John Havlicek, Bob Wilkerson, Kevin Porter</w:t>
      </w:r>
    </w:p>
    <w:p>
      <w:pPr>
        <w:pStyle w:val="Default"/>
        <w:rPr>
          <w:del w:id="199" w:date="2019-03-05T16:45:00Z" w:author="A J Sanchez"/>
          <w:rStyle w:val="None"/>
          <w:u w:color="333333"/>
          <w:shd w:val="clear" w:color="auto" w:fill="ffffff"/>
        </w:rPr>
      </w:pPr>
    </w:p>
    <w:p>
      <w:pPr>
        <w:pStyle w:val="Default"/>
        <w:spacing w:after="200" w:line="360" w:lineRule="atLeast"/>
        <w:jc w:val="both"/>
        <w:rPr>
          <w:rStyle w:val="None"/>
          <w:b w:val="1"/>
          <w:bCs w:val="1"/>
          <w:sz w:val="26"/>
          <w:szCs w:val="26"/>
          <w:u w:color="333333"/>
          <w:shd w:val="clear" w:color="auto" w:fill="ffffff"/>
        </w:rPr>
      </w:pPr>
    </w:p>
    <w:p>
      <w:pPr>
        <w:pStyle w:val="Default"/>
        <w:spacing w:after="200" w:line="360" w:lineRule="atLeast"/>
        <w:jc w:val="both"/>
        <w:rPr>
          <w:del w:id="200" w:date="2019-03-05T16:45:00Z" w:author="A J Sanchez"/>
          <w:rStyle w:val="None"/>
          <w:b w:val="1"/>
          <w:bCs w:val="1"/>
          <w:sz w:val="26"/>
          <w:szCs w:val="26"/>
          <w:u w:color="333333"/>
          <w:shd w:val="clear" w:color="auto" w:fill="ffffff"/>
        </w:rPr>
      </w:pPr>
      <w:r>
        <w:rPr>
          <w:rStyle w:val="None"/>
          <w:b w:val="1"/>
          <w:bCs w:val="1"/>
          <w:sz w:val="26"/>
          <w:szCs w:val="26"/>
          <w:u w:color="333333"/>
          <w:shd w:val="clear" w:color="auto" w:fill="ffffff"/>
          <w:rtl w:val="0"/>
          <w:lang w:val="en-US"/>
        </w:rPr>
        <w:t>For post 2010 data</w:t>
      </w:r>
    </w:p>
    <w:p>
      <w:pPr>
        <w:pStyle w:val="Default"/>
        <w:spacing w:after="200" w:line="360" w:lineRule="atLeast"/>
        <w:jc w:val="both"/>
        <w:rPr>
          <w:rStyle w:val="None"/>
          <w:b w:val="1"/>
          <w:bCs w:val="1"/>
          <w:sz w:val="26"/>
          <w:szCs w:val="26"/>
          <w:u w:color="333333"/>
          <w:shd w:val="clear" w:color="auto" w:fill="ffffff"/>
        </w:rPr>
      </w:pPr>
    </w:p>
    <w:p>
      <w:pPr>
        <w:pStyle w:val="Default"/>
        <w:spacing w:after="200"/>
        <w:jc w:val="both"/>
        <w:rPr>
          <w:rStyle w:val="None"/>
          <w:b w:val="1"/>
          <w:bCs w:val="1"/>
          <w:u w:color="333333"/>
          <w:shd w:val="clear" w:color="auto" w:fill="ffffff"/>
        </w:rPr>
      </w:pPr>
      <w:r>
        <w:rPr>
          <w:rStyle w:val="None"/>
          <w:b w:val="1"/>
          <w:bCs w:val="1"/>
          <w:u w:color="333333"/>
          <w:shd w:val="clear" w:color="auto" w:fill="ffffff"/>
          <w:rtl w:val="0"/>
          <w:lang w:val="en-US"/>
        </w:rPr>
        <w:t xml:space="preserve">1. Big man with all traits </w:t>
      </w:r>
      <w:r>
        <w:rPr>
          <w:rStyle w:val="None"/>
          <w:u w:color="333333"/>
          <w:shd w:val="clear" w:color="auto" w:fill="ffffff"/>
          <w:rtl w:val="0"/>
          <w:lang w:val="en-US"/>
        </w:rPr>
        <w:t>- PF, C</w:t>
      </w:r>
      <w:r>
        <w:rPr>
          <w:rStyle w:val="None"/>
          <w:b w:val="1"/>
          <w:bCs w:val="1"/>
          <w:u w:color="333333"/>
          <w:shd w:val="clear" w:color="auto" w:fill="ffffff"/>
          <w:rtl w:val="0"/>
          <w:lang w:val="en-US"/>
        </w:rPr>
        <w:t xml:space="preserve"> </w:t>
      </w:r>
    </w:p>
    <w:p>
      <w:pPr>
        <w:pStyle w:val="Default"/>
        <w:spacing w:after="200"/>
        <w:jc w:val="both"/>
        <w:rPr>
          <w:rStyle w:val="None"/>
          <w:u w:color="333333"/>
          <w:shd w:val="clear" w:color="auto" w:fill="ffffff"/>
        </w:rPr>
      </w:pPr>
      <w:r>
        <w:rPr>
          <w:rStyle w:val="None"/>
          <w:u w:color="333333"/>
          <w:shd w:val="clear" w:color="auto" w:fill="ffffff"/>
          <w:rtl w:val="0"/>
          <w:lang w:val="en-US"/>
        </w:rPr>
        <w:t>Marc Gasol, Blake Griffin, Kevin Love, Dirk Nowitzki</w:t>
      </w:r>
    </w:p>
    <w:p>
      <w:pPr>
        <w:pStyle w:val="Default"/>
        <w:spacing w:after="200"/>
        <w:jc w:val="both"/>
        <w:rPr>
          <w:rStyle w:val="None"/>
          <w:u w:color="333333"/>
          <w:shd w:val="clear" w:color="auto" w:fill="ffffff"/>
        </w:rPr>
      </w:pPr>
      <w:r>
        <w:rPr>
          <w:rStyle w:val="None"/>
          <w:b w:val="1"/>
          <w:bCs w:val="1"/>
          <w:u w:color="333333"/>
          <w:shd w:val="clear" w:color="auto" w:fill="ffffff"/>
          <w:rtl w:val="0"/>
          <w:lang w:val="en-US"/>
        </w:rPr>
        <w:t>2.Three-point shooter, outside defender</w:t>
      </w:r>
      <w:r>
        <w:rPr>
          <w:rStyle w:val="None"/>
          <w:u w:color="333333"/>
          <w:shd w:val="clear" w:color="auto" w:fill="ffffff"/>
          <w:rtl w:val="0"/>
          <w:lang w:val="en-US"/>
        </w:rPr>
        <w:t xml:space="preserve"> - SG, SF, PF</w:t>
      </w:r>
    </w:p>
    <w:p>
      <w:pPr>
        <w:pStyle w:val="Default"/>
        <w:spacing w:after="200" w:line="360" w:lineRule="atLeast"/>
        <w:jc w:val="both"/>
        <w:rPr>
          <w:rStyle w:val="None"/>
          <w:u w:color="333333"/>
          <w:shd w:val="clear" w:color="auto" w:fill="ffffff"/>
        </w:rPr>
      </w:pPr>
      <w:r>
        <w:rPr>
          <w:rStyle w:val="None"/>
          <w:u w:color="333333"/>
          <w:shd w:val="clear" w:color="auto" w:fill="ffffff"/>
          <w:rtl w:val="0"/>
          <w:lang w:val="en-US"/>
        </w:rPr>
        <w:t>Klay Thompson, J.J. Redick, Ray Allen, Kyle Korver.</w:t>
      </w:r>
    </w:p>
    <w:p>
      <w:pPr>
        <w:pStyle w:val="Default"/>
        <w:spacing w:after="200"/>
        <w:jc w:val="both"/>
        <w:rPr>
          <w:rStyle w:val="None"/>
          <w:u w:color="333333"/>
          <w:shd w:val="clear" w:color="auto" w:fill="ffffff"/>
        </w:rPr>
      </w:pPr>
      <w:r>
        <w:rPr>
          <w:rStyle w:val="None"/>
          <w:b w:val="1"/>
          <w:bCs w:val="1"/>
          <w:u w:color="333333"/>
          <w:shd w:val="clear" w:color="auto" w:fill="ffffff"/>
          <w:rtl w:val="0"/>
          <w:lang w:val="en-US"/>
        </w:rPr>
        <w:t xml:space="preserve">3. Outside assistant </w:t>
      </w:r>
      <w:r>
        <w:rPr>
          <w:rStyle w:val="None"/>
          <w:u w:color="333333"/>
          <w:shd w:val="clear" w:color="auto" w:fill="ffffff"/>
          <w:rtl w:val="0"/>
          <w:lang w:val="en-US"/>
        </w:rPr>
        <w:t>- PG, SG</w:t>
      </w:r>
    </w:p>
    <w:p>
      <w:pPr>
        <w:pStyle w:val="Default"/>
        <w:spacing w:after="200"/>
        <w:jc w:val="both"/>
        <w:rPr>
          <w:rStyle w:val="None"/>
          <w:u w:color="333333"/>
          <w:shd w:val="clear" w:color="auto" w:fill="ffffff"/>
        </w:rPr>
      </w:pPr>
      <w:r>
        <w:rPr>
          <w:rStyle w:val="None"/>
          <w:u w:color="333333"/>
          <w:shd w:val="clear" w:color="auto" w:fill="ffffff"/>
          <w:rtl w:val="0"/>
          <w:lang w:val="en-US"/>
        </w:rPr>
        <w:t>Ricky Rubio, Rajon Rondo, John Wall, Andre Miller</w:t>
      </w:r>
    </w:p>
    <w:p>
      <w:pPr>
        <w:pStyle w:val="Default"/>
        <w:spacing w:after="200"/>
        <w:jc w:val="both"/>
        <w:rPr>
          <w:rStyle w:val="None"/>
          <w:u w:color="333333"/>
          <w:shd w:val="clear" w:color="auto" w:fill="ffffff"/>
        </w:rPr>
      </w:pPr>
      <w:r>
        <w:rPr>
          <w:rStyle w:val="None"/>
          <w:b w:val="1"/>
          <w:bCs w:val="1"/>
          <w:u w:color="333333"/>
          <w:shd w:val="clear" w:color="auto" w:fill="ffffff"/>
          <w:rtl w:val="0"/>
          <w:lang w:val="en-US"/>
        </w:rPr>
        <w:t>4. Under basket offender, ring protector</w:t>
      </w:r>
      <w:r>
        <w:rPr>
          <w:rStyle w:val="None"/>
          <w:u w:color="333333"/>
          <w:shd w:val="clear" w:color="auto" w:fill="ffffff"/>
          <w:rtl w:val="0"/>
          <w:lang w:val="en-US"/>
        </w:rPr>
        <w:t xml:space="preserve"> - C, PF</w:t>
      </w:r>
    </w:p>
    <w:p>
      <w:pPr>
        <w:pStyle w:val="Default"/>
        <w:spacing w:after="200"/>
        <w:jc w:val="both"/>
        <w:rPr>
          <w:rStyle w:val="None"/>
          <w:u w:color="333333"/>
          <w:shd w:val="clear" w:color="auto" w:fill="ffffff"/>
        </w:rPr>
      </w:pPr>
      <w:r>
        <w:rPr>
          <w:rStyle w:val="None"/>
          <w:u w:color="333333"/>
          <w:shd w:val="clear" w:color="auto" w:fill="ffffff"/>
          <w:rtl w:val="0"/>
          <w:lang w:val="en-US"/>
        </w:rPr>
        <w:t>Zaza Pachulia, Andrew Bogut, Andre Drummond, Rudy Gobert.</w:t>
      </w:r>
    </w:p>
    <w:p>
      <w:pPr>
        <w:pStyle w:val="Default"/>
        <w:spacing w:after="200" w:line="360" w:lineRule="atLeast"/>
        <w:jc w:val="both"/>
        <w:rPr>
          <w:rStyle w:val="None"/>
          <w:u w:color="333333"/>
          <w:shd w:val="clear" w:color="auto" w:fill="ffffff"/>
        </w:rPr>
      </w:pPr>
      <w:r>
        <w:rPr>
          <w:rStyle w:val="None"/>
          <w:b w:val="1"/>
          <w:bCs w:val="1"/>
          <w:u w:color="333333"/>
          <w:shd w:val="clear" w:color="auto" w:fill="ffffff"/>
          <w:rtl w:val="0"/>
          <w:lang w:val="en-US"/>
        </w:rPr>
        <w:t xml:space="preserve">5. In between big men </w:t>
      </w:r>
      <w:r>
        <w:rPr>
          <w:rStyle w:val="None"/>
          <w:u w:color="333333"/>
          <w:shd w:val="clear" w:color="auto" w:fill="ffffff"/>
          <w:rtl w:val="0"/>
          <w:lang w:val="en-US"/>
        </w:rPr>
        <w:t>- PF, C</w:t>
      </w:r>
    </w:p>
    <w:p>
      <w:pPr>
        <w:pStyle w:val="Default"/>
        <w:spacing w:after="200" w:line="360" w:lineRule="atLeast"/>
        <w:jc w:val="both"/>
        <w:rPr>
          <w:rStyle w:val="None"/>
          <w:u w:color="333333"/>
          <w:shd w:val="clear" w:color="auto" w:fill="ffffff"/>
        </w:rPr>
      </w:pPr>
      <w:r>
        <w:rPr>
          <w:rStyle w:val="None"/>
          <w:u w:color="333333"/>
          <w:shd w:val="clear" w:color="auto" w:fill="ffffff"/>
          <w:rtl w:val="0"/>
          <w:lang w:val="en-US"/>
        </w:rPr>
        <w:t>Lamar Odom, Tony Allen, Taj Gibson, Yi Jianlian</w:t>
      </w:r>
    </w:p>
    <w:p>
      <w:pPr>
        <w:pStyle w:val="Default"/>
        <w:spacing w:after="200" w:line="360" w:lineRule="atLeast"/>
        <w:jc w:val="both"/>
        <w:rPr>
          <w:rStyle w:val="None"/>
          <w:b w:val="1"/>
          <w:bCs w:val="1"/>
          <w:u w:color="333333"/>
          <w:shd w:val="clear" w:color="auto" w:fill="ffffff"/>
        </w:rPr>
      </w:pPr>
      <w:r>
        <w:rPr>
          <w:rStyle w:val="None"/>
          <w:b w:val="1"/>
          <w:bCs w:val="1"/>
          <w:u w:color="333333"/>
          <w:shd w:val="clear" w:color="auto" w:fill="ffffff"/>
          <w:rtl w:val="0"/>
          <w:lang w:val="en-US"/>
        </w:rPr>
        <w:t>6. Elite player who carries the team</w:t>
      </w:r>
      <w:r>
        <w:rPr>
          <w:rStyle w:val="None"/>
          <w:b w:val="1"/>
          <w:bCs w:val="1"/>
          <w:rtl w:val="0"/>
          <w:lang w:val="en-US"/>
        </w:rPr>
        <w:t xml:space="preserve"> </w:t>
      </w:r>
      <w:r>
        <w:rPr>
          <w:rStyle w:val="None"/>
          <w:u w:color="333333"/>
          <w:shd w:val="clear" w:color="auto" w:fill="ffffff"/>
          <w:rtl w:val="0"/>
          <w:lang w:val="en-US"/>
        </w:rPr>
        <w:t>- PG, SG and SF</w:t>
      </w:r>
    </w:p>
    <w:p>
      <w:pPr>
        <w:pStyle w:val="Default"/>
        <w:spacing w:after="200" w:line="360" w:lineRule="atLeast"/>
        <w:jc w:val="both"/>
        <w:rPr>
          <w:rStyle w:val="None"/>
          <w:b w:val="1"/>
          <w:bCs w:val="1"/>
          <w:u w:color="333333"/>
          <w:shd w:val="clear" w:color="auto" w:fill="ffffff"/>
        </w:rPr>
      </w:pPr>
      <w:r>
        <w:rPr>
          <w:rStyle w:val="None"/>
          <w:u w:color="333333"/>
          <w:shd w:val="clear" w:color="auto" w:fill="ffffff"/>
          <w:rtl w:val="0"/>
          <w:lang w:val="en-US"/>
        </w:rPr>
        <w:t>LeBron James, Kobe Bryant, James Harden, Kevin Durant</w:t>
      </w:r>
    </w:p>
    <w:p>
      <w:pPr>
        <w:pStyle w:val="Default"/>
        <w:spacing w:after="200" w:line="360" w:lineRule="atLeast"/>
        <w:jc w:val="both"/>
        <w:rPr>
          <w:rStyle w:val="None"/>
          <w:u w:color="333333"/>
          <w:shd w:val="clear" w:color="auto" w:fill="ffffff"/>
        </w:rPr>
      </w:pPr>
      <w:r>
        <w:rPr>
          <w:rStyle w:val="None"/>
          <w:b w:val="1"/>
          <w:bCs w:val="1"/>
          <w:u w:color="333333"/>
          <w:shd w:val="clear" w:color="auto" w:fill="ffffff"/>
          <w:rtl w:val="0"/>
          <w:lang w:val="en-US"/>
        </w:rPr>
        <w:t xml:space="preserve">7. Secondary ball handler, 3-point shooter </w:t>
      </w:r>
      <w:r>
        <w:rPr>
          <w:rStyle w:val="None"/>
          <w:u w:color="333333"/>
          <w:shd w:val="clear" w:color="auto" w:fill="ffffff"/>
          <w:rtl w:val="0"/>
          <w:lang w:val="en-US"/>
        </w:rPr>
        <w:t>- PG, SG and SF</w:t>
      </w:r>
    </w:p>
    <w:p>
      <w:pPr>
        <w:pStyle w:val="Default"/>
      </w:pPr>
      <w:r>
        <w:rPr>
          <w:rtl w:val="0"/>
        </w:rPr>
        <w:t>Marco Belinelli, Corey Brewer, Matthew Dellavedova, Derek Fisher</w:t>
      </w:r>
    </w:p>
    <w:p>
      <w:pPr>
        <w:pStyle w:val="Default"/>
        <w:spacing w:after="200" w:line="360" w:lineRule="atLeast"/>
        <w:jc w:val="both"/>
        <w:rPr>
          <w:rStyle w:val="None"/>
          <w:b w:val="1"/>
          <w:bCs w:val="1"/>
          <w:sz w:val="26"/>
          <w:szCs w:val="26"/>
          <w:u w:color="333333"/>
          <w:shd w:val="clear" w:color="auto" w:fill="ffffff"/>
        </w:rPr>
      </w:pPr>
    </w:p>
    <w:p>
      <w:pPr>
        <w:pStyle w:val="Body A"/>
        <w:jc w:val="both"/>
        <w:rPr>
          <w:rStyle w:val="None"/>
          <w:rFonts w:ascii="Helvetica Neue" w:cs="Helvetica Neue" w:hAnsi="Helvetica Neue" w:eastAsia="Helvetica Neue"/>
          <w:b w:val="1"/>
          <w:bCs w:val="1"/>
          <w:sz w:val="34"/>
          <w:szCs w:val="34"/>
        </w:rPr>
      </w:pPr>
      <w:r>
        <w:rPr>
          <w:rStyle w:val="None"/>
          <w:rFonts w:ascii="Helvetica Neue" w:hAnsi="Helvetica Neue"/>
          <w:b w:val="1"/>
          <w:bCs w:val="1"/>
          <w:sz w:val="34"/>
          <w:szCs w:val="34"/>
          <w:rtl w:val="0"/>
          <w:lang w:val="en-US"/>
        </w:rPr>
        <w:t>Summary</w:t>
      </w:r>
    </w:p>
    <w:p>
      <w:pPr>
        <w:pStyle w:val="Default"/>
      </w:pPr>
      <w:r>
        <w:rPr>
          <w:rtl w:val="0"/>
        </w:rPr>
        <w:t xml:space="preserve">There </w:t>
      </w:r>
      <w:del w:id="201" w:date="2019-03-05T16:48:00Z" w:author="A J Sanchez">
        <w:r>
          <w:rPr>
            <w:rtl w:val="0"/>
          </w:rPr>
          <w:delText xml:space="preserve">is </w:delText>
        </w:r>
      </w:del>
      <w:ins w:id="202" w:date="2019-03-05T16:48:00Z" w:author="A J Sanchez">
        <w:r>
          <w:rPr>
            <w:rtl w:val="0"/>
          </w:rPr>
          <w:t>are</w:t>
        </w:r>
      </w:ins>
      <w:ins w:id="203" w:date="2019-03-05T16:48:00Z" w:author="A J Sanchez">
        <w:r>
          <w:rPr>
            <w:rtl w:val="0"/>
          </w:rPr>
          <w:t xml:space="preserve"> </w:t>
        </w:r>
      </w:ins>
      <w:r>
        <w:rPr>
          <w:rtl w:val="0"/>
        </w:rPr>
        <w:t>obvious change</w:t>
      </w:r>
      <w:ins w:id="204" w:date="2019-03-05T16:48:00Z" w:author="A J Sanchez">
        <w:r>
          <w:rPr>
            <w:rtl w:val="0"/>
          </w:rPr>
          <w:t>s</w:t>
        </w:r>
      </w:ins>
      <w:r>
        <w:rPr>
          <w:rtl w:val="0"/>
        </w:rPr>
        <w:t xml:space="preserve"> in player style between the two time periods, </w:t>
      </w:r>
      <w:del w:id="205" w:date="2019-03-05T16:49:00Z" w:author="A J Sanchez">
        <w:r>
          <w:rPr>
            <w:rtl w:val="0"/>
          </w:rPr>
          <w:delText>which has</w:delText>
        </w:r>
      </w:del>
      <w:ins w:id="206" w:date="2019-03-05T16:49:00Z" w:author="A J Sanchez">
        <w:r>
          <w:rPr>
            <w:rtl w:val="0"/>
          </w:rPr>
          <w:t>with</w:t>
        </w:r>
      </w:ins>
      <w:r>
        <w:rPr>
          <w:rtl w:val="0"/>
        </w:rPr>
        <w:t xml:space="preserve"> at least 20 years of time gap in between</w:t>
      </w:r>
      <w:ins w:id="207" w:date="2019-03-05T16:49:00Z" w:author="A J Sanchez">
        <w:r>
          <w:rPr>
            <w:rtl w:val="0"/>
          </w:rPr>
          <w:t xml:space="preserve"> them</w:t>
        </w:r>
      </w:ins>
      <w:r>
        <w:rPr>
          <w:rtl w:val="0"/>
        </w:rPr>
        <w:t>. We have noticed the optimal way to categorize players has become less relevant to the on-court positions, since before 1990 two of the seven clusters are mainly represented by 3 position:</w:t>
      </w:r>
    </w:p>
    <w:p>
      <w:pPr>
        <w:pStyle w:val="Default"/>
      </w:pPr>
    </w:p>
    <w:p>
      <w:pPr>
        <w:pStyle w:val="Default"/>
      </w:pPr>
      <w:r>
        <w:rPr>
          <w:rtl w:val="0"/>
        </w:rPr>
        <w:t>2. Well-rounded small players with limited playing time - by PG, SG, SF</w:t>
      </w:r>
    </w:p>
    <w:p>
      <w:pPr>
        <w:pStyle w:val="Default"/>
      </w:pPr>
      <w:r>
        <w:rPr>
          <w:rtl w:val="0"/>
        </w:rPr>
        <w:t>6. Well-rounded big man - by SF, PF, C</w:t>
      </w:r>
    </w:p>
    <w:p>
      <w:pPr>
        <w:pStyle w:val="Default"/>
      </w:pPr>
    </w:p>
    <w:p>
      <w:pPr>
        <w:pStyle w:val="Default"/>
      </w:pPr>
      <w:r>
        <w:rPr>
          <w:rtl w:val="0"/>
        </w:rPr>
        <w:t>After 2010 three of the seven clusters are mainly represented by 3 positions:</w:t>
      </w:r>
    </w:p>
    <w:p>
      <w:pPr>
        <w:pStyle w:val="Default"/>
      </w:pPr>
    </w:p>
    <w:p>
      <w:pPr>
        <w:pStyle w:val="Default"/>
      </w:pPr>
      <w:r>
        <w:rPr>
          <w:rtl w:val="0"/>
        </w:rPr>
        <w:t>2. Three-point shooter, outside defender - by SG, SF, PF</w:t>
      </w:r>
    </w:p>
    <w:p>
      <w:pPr>
        <w:pStyle w:val="Default"/>
      </w:pPr>
      <w:r>
        <w:rPr>
          <w:rtl w:val="0"/>
        </w:rPr>
        <w:t>6. Elite player who carries the team - by PG, SG, SF</w:t>
      </w:r>
    </w:p>
    <w:p>
      <w:pPr>
        <w:pStyle w:val="Default"/>
      </w:pPr>
      <w:r>
        <w:rPr>
          <w:rtl w:val="0"/>
        </w:rPr>
        <w:t>7. Secondary ball handler, 3-point shooter - by PG, SG, SF</w:t>
      </w:r>
    </w:p>
    <w:p>
      <w:pPr>
        <w:pStyle w:val="Default"/>
      </w:pPr>
    </w:p>
    <w:p>
      <w:pPr>
        <w:pStyle w:val="Default"/>
      </w:pPr>
      <w:r>
        <w:rPr>
          <w:rtl w:val="0"/>
        </w:rPr>
        <w:t>I want</w:t>
      </w:r>
      <w:ins w:id="208" w:date="2019-03-05T16:51:00Z" w:author="A J Sanchez">
        <w:r>
          <w:rPr>
            <w:rtl w:val="0"/>
          </w:rPr>
          <w:t>ed</w:t>
        </w:r>
      </w:ins>
      <w:r>
        <w:rPr>
          <w:rtl w:val="0"/>
        </w:rPr>
        <w:t xml:space="preserve"> to see more of changing </w:t>
      </w:r>
      <w:del w:id="209" w:date="2019-03-05T16:51:00Z" w:author="A J Sanchez">
        <w:r>
          <w:rPr>
            <w:rtl w:val="0"/>
          </w:rPr>
          <w:delText xml:space="preserve">character </w:delText>
        </w:r>
      </w:del>
      <w:ins w:id="210" w:date="2019-03-05T16:51:00Z" w:author="A J Sanchez">
        <w:r>
          <w:rPr>
            <w:rtl w:val="0"/>
          </w:rPr>
          <w:t>profiles</w:t>
        </w:r>
      </w:ins>
      <w:ins w:id="211" w:date="2019-03-05T16:51:00Z" w:author="A J Sanchez">
        <w:r>
          <w:rPr>
            <w:rtl w:val="0"/>
          </w:rPr>
          <w:t xml:space="preserve"> </w:t>
        </w:r>
      </w:ins>
      <w:r>
        <w:rPr>
          <w:rtl w:val="0"/>
        </w:rPr>
        <w:t xml:space="preserve">and distribution of clusters throughout time,  </w:t>
      </w:r>
    </w:p>
    <w:p>
      <w:pPr>
        <w:pStyle w:val="Default"/>
      </w:pPr>
      <w:r>
        <w:rPr>
          <w:rtl w:val="0"/>
        </w:rPr>
        <w:t xml:space="preserve">So </w:t>
      </w:r>
      <w:del w:id="212" w:date="2019-03-05T16:51:00Z" w:author="A J Sanchez">
        <w:r>
          <w:rPr>
            <w:rtl w:val="0"/>
          </w:rPr>
          <w:delText>I  started</w:delText>
        </w:r>
      </w:del>
      <w:ins w:id="213" w:date="2019-03-05T16:51:00Z" w:author="A J Sanchez">
        <w:r>
          <w:rPr>
            <w:rtl w:val="0"/>
          </w:rPr>
          <w:t>I started</w:t>
        </w:r>
      </w:ins>
      <w:r>
        <w:rPr>
          <w:rtl w:val="0"/>
        </w:rPr>
        <w:t xml:space="preserve"> by ordering all the clusters according to a fundamental physical </w:t>
      </w:r>
    </w:p>
    <w:p>
      <w:pPr>
        <w:pStyle w:val="Default"/>
      </w:pPr>
      <w:r>
        <w:rPr>
          <w:rtl w:val="0"/>
        </w:rPr>
        <w:t xml:space="preserve">feature-average player height, plot the number of players and the average playing </w:t>
      </w:r>
    </w:p>
    <w:p>
      <w:pPr>
        <w:pStyle w:val="Default"/>
        <w:rPr>
          <w:ins w:id="214" w:date="2019-03-05T16:51:00Z" w:author="A J Sanchez"/>
        </w:rPr>
      </w:pPr>
      <w:r>
        <w:rPr>
          <w:rtl w:val="0"/>
        </w:rPr>
        <w:t>minutes in each cluster.</w:t>
      </w:r>
    </w:p>
    <w:p>
      <w:pPr>
        <w:pStyle w:val="Default"/>
        <w:rPr>
          <w:ins w:id="215" w:date="2019-03-05T16:51:00Z" w:author="A J Sanchez"/>
        </w:rPr>
      </w:pPr>
    </w:p>
    <w:p>
      <w:pPr>
        <w:pStyle w:val="Default"/>
      </w:pPr>
      <w:r>
        <mc:AlternateContent>
          <mc:Choice Requires="wps">
            <w:drawing>
              <wp:anchor distT="0" distB="0" distL="0" distR="0" simplePos="0" relativeHeight="251672576" behindDoc="0" locked="0" layoutInCell="1" allowOverlap="1">
                <wp:simplePos x="0" y="0"/>
                <wp:positionH relativeFrom="page">
                  <wp:posOffset>2050708</wp:posOffset>
                </wp:positionH>
                <wp:positionV relativeFrom="line">
                  <wp:posOffset>347581</wp:posOffset>
                </wp:positionV>
                <wp:extent cx="2115636" cy="206231"/>
                <wp:effectExtent l="0" t="0" r="0" b="0"/>
                <wp:wrapNone/>
                <wp:docPr id="1073741837" name="officeArt object" descr="officeArt object"/>
                <wp:cNvGraphicFramePr/>
                <a:graphic xmlns:a="http://schemas.openxmlformats.org/drawingml/2006/main">
                  <a:graphicData uri="http://schemas.microsoft.com/office/word/2010/wordprocessingShape">
                    <wps:wsp>
                      <wps:cNvSpPr txBox="1"/>
                      <wps:spPr>
                        <a:xfrm>
                          <a:off x="0" y="0"/>
                          <a:ext cx="2115636" cy="206231"/>
                        </a:xfrm>
                        <a:prstGeom prst="rect">
                          <a:avLst/>
                        </a:prstGeom>
                        <a:noFill/>
                        <a:ln w="12700" cap="flat">
                          <a:noFill/>
                          <a:miter lim="400000"/>
                        </a:ln>
                        <a:effectLst/>
                      </wps:spPr>
                      <wps:txbx>
                        <w:txbxContent>
                          <w:p>
                            <w:pPr>
                              <w:pStyle w:val="Default"/>
                            </w:pPr>
                            <w:r>
                              <w:rPr>
                                <w:rStyle w:val="None"/>
                                <w:sz w:val="12"/>
                                <w:szCs w:val="12"/>
                                <w:rtl w:val="0"/>
                                <w:lang w:val="en-US"/>
                              </w:rPr>
                              <w:t>Percentage of players in each cluster among total number</w:t>
                            </w:r>
                          </w:p>
                        </w:txbxContent>
                      </wps:txbx>
                      <wps:bodyPr wrap="square" lIns="45718" tIns="45718" rIns="45718" bIns="45718" numCol="1" anchor="t">
                        <a:noAutofit/>
                      </wps:bodyPr>
                    </wps:wsp>
                  </a:graphicData>
                </a:graphic>
              </wp:anchor>
            </w:drawing>
          </mc:Choice>
          <mc:Fallback>
            <w:pict>
              <v:shape id="_x0000_s1026" type="#_x0000_t202" style="visibility:visible;position:absolute;margin-left:161.5pt;margin-top:27.4pt;width:166.6pt;height:16.2pt;z-index:251672576;mso-position-horizontal:absolute;mso-position-horizontal-relative:page;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Default"/>
                      </w:pPr>
                      <w:r>
                        <w:rPr>
                          <w:rStyle w:val="None"/>
                          <w:sz w:val="12"/>
                          <w:szCs w:val="12"/>
                          <w:rtl w:val="0"/>
                          <w:lang w:val="en-US"/>
                        </w:rPr>
                        <w:t>Percentage of players in each cluster among total number</w:t>
                      </w:r>
                    </w:p>
                  </w:txbxContent>
                </v:textbox>
                <w10:wrap type="none" side="bothSides" anchorx="page"/>
              </v:shape>
            </w:pict>
          </mc:Fallback>
        </mc:AlternateContent>
      </w:r>
      <w:r>
        <mc:AlternateContent>
          <mc:Choice Requires="wps">
            <w:drawing>
              <wp:anchor distT="0" distB="0" distL="0" distR="0" simplePos="0" relativeHeight="251676672" behindDoc="0" locked="0" layoutInCell="1" allowOverlap="1">
                <wp:simplePos x="0" y="0"/>
                <wp:positionH relativeFrom="page">
                  <wp:posOffset>4556936</wp:posOffset>
                </wp:positionH>
                <wp:positionV relativeFrom="line">
                  <wp:posOffset>347580</wp:posOffset>
                </wp:positionV>
                <wp:extent cx="2115636" cy="206231"/>
                <wp:effectExtent l="0" t="0" r="0" b="0"/>
                <wp:wrapNone/>
                <wp:docPr id="1073741838" name="officeArt object" descr="officeArt object"/>
                <wp:cNvGraphicFramePr/>
                <a:graphic xmlns:a="http://schemas.openxmlformats.org/drawingml/2006/main">
                  <a:graphicData uri="http://schemas.microsoft.com/office/word/2010/wordprocessingShape">
                    <wps:wsp>
                      <wps:cNvSpPr txBox="1"/>
                      <wps:spPr>
                        <a:xfrm>
                          <a:off x="0" y="0"/>
                          <a:ext cx="2115636" cy="206231"/>
                        </a:xfrm>
                        <a:prstGeom prst="rect">
                          <a:avLst/>
                        </a:prstGeom>
                        <a:noFill/>
                        <a:ln w="12700" cap="flat">
                          <a:noFill/>
                          <a:miter lim="400000"/>
                        </a:ln>
                        <a:effectLst/>
                      </wps:spPr>
                      <wps:txbx>
                        <w:txbxContent>
                          <w:p>
                            <w:pPr>
                              <w:pStyle w:val="Default"/>
                            </w:pPr>
                            <w:r>
                              <w:rPr>
                                <w:rStyle w:val="None"/>
                                <w:sz w:val="12"/>
                                <w:szCs w:val="12"/>
                                <w:rtl w:val="0"/>
                                <w:lang w:val="en-US"/>
                              </w:rPr>
                              <w:t>Average playing time of players in each cluster</w:t>
                            </w:r>
                          </w:p>
                        </w:txbxContent>
                      </wps:txbx>
                      <wps:bodyPr wrap="square" lIns="45718" tIns="45718" rIns="45718" bIns="45718" numCol="1" anchor="t">
                        <a:noAutofit/>
                      </wps:bodyPr>
                    </wps:wsp>
                  </a:graphicData>
                </a:graphic>
              </wp:anchor>
            </w:drawing>
          </mc:Choice>
          <mc:Fallback>
            <w:pict>
              <v:shape id="_x0000_s1027" type="#_x0000_t202" style="visibility:visible;position:absolute;margin-left:358.8pt;margin-top:27.4pt;width:166.6pt;height:16.2pt;z-index:251676672;mso-position-horizontal:absolute;mso-position-horizontal-relative:page;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Default"/>
                      </w:pPr>
                      <w:r>
                        <w:rPr>
                          <w:rStyle w:val="None"/>
                          <w:sz w:val="12"/>
                          <w:szCs w:val="12"/>
                          <w:rtl w:val="0"/>
                          <w:lang w:val="en-US"/>
                        </w:rPr>
                        <w:t>Average playing time of players in each cluster</w:t>
                      </w:r>
                    </w:p>
                  </w:txbxContent>
                </v:textbox>
                <w10:wrap type="none" side="bothSides" anchorx="page"/>
              </v:shape>
            </w:pict>
          </mc:Fallback>
        </mc:AlternateContent>
      </w:r>
    </w:p>
    <w:p>
      <w:pPr>
        <w:pStyle w:val="Default"/>
      </w:pPr>
      <w:r>
        <mc:AlternateContent>
          <mc:Choice Requires="wps">
            <w:drawing>
              <wp:anchor distT="152400" distB="152400" distL="152400" distR="152400" simplePos="0" relativeHeight="251673600" behindDoc="0" locked="0" layoutInCell="1" allowOverlap="1">
                <wp:simplePos x="0" y="0"/>
                <wp:positionH relativeFrom="page">
                  <wp:posOffset>908050</wp:posOffset>
                </wp:positionH>
                <wp:positionV relativeFrom="line">
                  <wp:posOffset>746975</wp:posOffset>
                </wp:positionV>
                <wp:extent cx="1321193" cy="540680"/>
                <wp:effectExtent l="0" t="0" r="0" b="0"/>
                <wp:wrapThrough wrapText="bothSides" distL="152400" distR="152400">
                  <wp:wrapPolygon edited="1">
                    <wp:start x="0" y="0"/>
                    <wp:lineTo x="21600" y="0"/>
                    <wp:lineTo x="21600" y="21600"/>
                    <wp:lineTo x="0" y="21600"/>
                    <wp:lineTo x="0" y="0"/>
                  </wp:wrapPolygon>
                </wp:wrapThrough>
                <wp:docPr id="1073741839" name="officeArt object" descr="officeArt object"/>
                <wp:cNvGraphicFramePr/>
                <a:graphic xmlns:a="http://schemas.openxmlformats.org/drawingml/2006/main">
                  <a:graphicData uri="http://schemas.microsoft.com/office/word/2010/wordprocessingShape">
                    <wps:wsp>
                      <wps:cNvSpPr txBox="1"/>
                      <wps:spPr>
                        <a:xfrm>
                          <a:off x="0" y="0"/>
                          <a:ext cx="1321193" cy="540680"/>
                        </a:xfrm>
                        <a:prstGeom prst="rect">
                          <a:avLst/>
                        </a:prstGeom>
                        <a:noFill/>
                        <a:ln w="12700" cap="flat">
                          <a:noFill/>
                          <a:miter lim="400000"/>
                        </a:ln>
                        <a:effectLst/>
                      </wps:spPr>
                      <wps:txbx>
                        <w:txbxContent>
                          <w:p>
                            <w:pPr>
                              <w:pStyle w:val="Default"/>
                              <w:spacing w:after="200" w:line="360" w:lineRule="atLeast"/>
                              <w:jc w:val="both"/>
                            </w:pPr>
                            <w:r>
                              <w:rPr>
                                <w:rStyle w:val="None"/>
                                <w:b w:val="1"/>
                                <w:bCs w:val="1"/>
                                <w:rtl w:val="0"/>
                                <w:lang w:val="en-US"/>
                              </w:rPr>
                              <w:t>P</w:t>
                            </w:r>
                            <w:r>
                              <w:rPr>
                                <w:rStyle w:val="None"/>
                                <w:b w:val="1"/>
                                <w:bCs w:val="1"/>
                                <w:u w:color="333333"/>
                                <w:shd w:val="clear" w:color="auto" w:fill="ffffff"/>
                                <w:rtl w:val="0"/>
                                <w:lang w:val="en-US"/>
                              </w:rPr>
                              <w:t>re</w:t>
                            </w:r>
                            <w:ins w:id="216" w:date="2019-03-05T16:51:00Z" w:author="A J Sanchez">
                              <w:r>
                                <w:rPr>
                                  <w:rStyle w:val="None"/>
                                  <w:b w:val="1"/>
                                  <w:bCs w:val="1"/>
                                  <w:u w:color="333333"/>
                                  <w:shd w:val="clear" w:color="auto" w:fill="ffffff"/>
                                  <w:rtl w:val="0"/>
                                  <w:lang w:val="en-US"/>
                                </w:rPr>
                                <w:t>-</w:t>
                              </w:r>
                            </w:ins>
                            <w:del w:id="217" w:date="2019-03-05T16:51:00Z" w:author="A J Sanchez">
                              <w:r>
                                <w:rPr>
                                  <w:rStyle w:val="None"/>
                                  <w:b w:val="1"/>
                                  <w:bCs w:val="1"/>
                                  <w:u w:color="333333"/>
                                  <w:shd w:val="clear" w:color="auto" w:fill="ffffff"/>
                                  <w:rtl w:val="0"/>
                                  <w:lang w:val="en-US"/>
                                </w:rPr>
                                <w:delText xml:space="preserve"> </w:delText>
                              </w:r>
                            </w:del>
                            <w:r>
                              <w:rPr>
                                <w:rStyle w:val="None"/>
                                <w:b w:val="1"/>
                                <w:bCs w:val="1"/>
                                <w:u w:color="333333"/>
                                <w:shd w:val="clear" w:color="auto" w:fill="ffffff"/>
                                <w:rtl w:val="0"/>
                                <w:lang w:val="en-US"/>
                              </w:rPr>
                              <w:t>1990 data</w:t>
                            </w:r>
                          </w:p>
                        </w:txbxContent>
                      </wps:txbx>
                      <wps:bodyPr wrap="square" lIns="45718" tIns="45718" rIns="45718" bIns="45718" numCol="1" anchor="t">
                        <a:noAutofit/>
                      </wps:bodyPr>
                    </wps:wsp>
                  </a:graphicData>
                </a:graphic>
              </wp:anchor>
            </w:drawing>
          </mc:Choice>
          <mc:Fallback>
            <w:pict>
              <v:shape id="_x0000_s1028" type="#_x0000_t202" style="visibility:visible;position:absolute;margin-left:71.5pt;margin-top:58.8pt;width:104.0pt;height:42.6pt;z-index:251673600;mso-position-horizontal:absolute;mso-position-horizontal-relative:page;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Default"/>
                        <w:spacing w:after="200" w:line="360" w:lineRule="atLeast"/>
                        <w:jc w:val="both"/>
                      </w:pPr>
                      <w:r>
                        <w:rPr>
                          <w:rStyle w:val="None"/>
                          <w:b w:val="1"/>
                          <w:bCs w:val="1"/>
                          <w:rtl w:val="0"/>
                          <w:lang w:val="en-US"/>
                        </w:rPr>
                        <w:t>P</w:t>
                      </w:r>
                      <w:r>
                        <w:rPr>
                          <w:rStyle w:val="None"/>
                          <w:b w:val="1"/>
                          <w:bCs w:val="1"/>
                          <w:u w:color="333333"/>
                          <w:shd w:val="clear" w:color="auto" w:fill="ffffff"/>
                          <w:rtl w:val="0"/>
                          <w:lang w:val="en-US"/>
                        </w:rPr>
                        <w:t>re</w:t>
                      </w:r>
                      <w:ins w:id="218" w:date="2019-03-05T16:51:00Z" w:author="A J Sanchez">
                        <w:r>
                          <w:rPr>
                            <w:rStyle w:val="None"/>
                            <w:b w:val="1"/>
                            <w:bCs w:val="1"/>
                            <w:u w:color="333333"/>
                            <w:shd w:val="clear" w:color="auto" w:fill="ffffff"/>
                            <w:rtl w:val="0"/>
                            <w:lang w:val="en-US"/>
                          </w:rPr>
                          <w:t>-</w:t>
                        </w:r>
                      </w:ins>
                      <w:del w:id="219" w:date="2019-03-05T16:51:00Z" w:author="A J Sanchez">
                        <w:r>
                          <w:rPr>
                            <w:rStyle w:val="None"/>
                            <w:b w:val="1"/>
                            <w:bCs w:val="1"/>
                            <w:u w:color="333333"/>
                            <w:shd w:val="clear" w:color="auto" w:fill="ffffff"/>
                            <w:rtl w:val="0"/>
                            <w:lang w:val="en-US"/>
                          </w:rPr>
                          <w:delText xml:space="preserve"> </w:delText>
                        </w:r>
                      </w:del>
                      <w:r>
                        <w:rPr>
                          <w:rStyle w:val="None"/>
                          <w:b w:val="1"/>
                          <w:bCs w:val="1"/>
                          <w:u w:color="333333"/>
                          <w:shd w:val="clear" w:color="auto" w:fill="ffffff"/>
                          <w:rtl w:val="0"/>
                          <w:lang w:val="en-US"/>
                        </w:rPr>
                        <w:t>1990 data</w:t>
                      </w:r>
                    </w:p>
                  </w:txbxContent>
                </v:textbox>
                <w10:wrap type="through" side="bothSides" anchorx="page"/>
              </v:shape>
            </w:pict>
          </mc:Fallback>
        </mc:AlternateContent>
      </w:r>
    </w:p>
    <w:p>
      <w:pPr>
        <w:pStyle w:val="Default"/>
        <w:spacing w:after="200" w:line="360" w:lineRule="atLeast"/>
        <w:jc w:val="both"/>
        <w:rPr>
          <w:rStyle w:val="None"/>
          <w:b w:val="1"/>
          <w:bCs w:val="1"/>
          <w:sz w:val="26"/>
          <w:szCs w:val="26"/>
          <w:u w:color="333333"/>
          <w:shd w:val="clear" w:color="auto" w:fill="ffffff"/>
        </w:rPr>
      </w:pPr>
      <w:r>
        <w:rPr>
          <w:rStyle w:val="None"/>
          <w:rFonts w:ascii="Times New Roman" w:cs="Times New Roman" w:hAnsi="Times New Roman" w:eastAsia="Times New Roman"/>
          <w:b w:val="1"/>
          <w:bCs w:val="1"/>
          <w:sz w:val="26"/>
          <w:szCs w:val="26"/>
        </w:rPr>
        <w:drawing>
          <wp:anchor distT="152400" distB="152400" distL="152400" distR="152400" simplePos="0" relativeHeight="251671552" behindDoc="0" locked="0" layoutInCell="1" allowOverlap="1">
            <wp:simplePos x="0" y="0"/>
            <wp:positionH relativeFrom="page">
              <wp:posOffset>2236324</wp:posOffset>
            </wp:positionH>
            <wp:positionV relativeFrom="line">
              <wp:posOffset>305027</wp:posOffset>
            </wp:positionV>
            <wp:extent cx="1930021" cy="1324951"/>
            <wp:effectExtent l="0" t="0" r="0" b="0"/>
            <wp:wrapThrough wrapText="bothSides" distL="152400" distR="152400">
              <wp:wrapPolygon edited="1">
                <wp:start x="0" y="0"/>
                <wp:lineTo x="21600" y="0"/>
                <wp:lineTo x="21600" y="21600"/>
                <wp:lineTo x="0" y="21600"/>
                <wp:lineTo x="0" y="0"/>
              </wp:wrapPolygon>
            </wp:wrapThrough>
            <wp:docPr id="1073741840" name="officeArt object" descr="Screen Shot 2019-02-28 at 2.55.48 PM.png"/>
            <wp:cNvGraphicFramePr/>
            <a:graphic xmlns:a="http://schemas.openxmlformats.org/drawingml/2006/main">
              <a:graphicData uri="http://schemas.openxmlformats.org/drawingml/2006/picture">
                <pic:pic xmlns:pic="http://schemas.openxmlformats.org/drawingml/2006/picture">
                  <pic:nvPicPr>
                    <pic:cNvPr id="1073741840" name="Screen Shot 2019-02-28 at 2.55.48 PM.png" descr="Screen Shot 2019-02-28 at 2.55.48 PM.png"/>
                    <pic:cNvPicPr>
                      <a:picLocks noChangeAspect="1"/>
                    </pic:cNvPicPr>
                  </pic:nvPicPr>
                  <pic:blipFill>
                    <a:blip r:embed="rId16">
                      <a:extLst/>
                    </a:blip>
                    <a:stretch>
                      <a:fillRect/>
                    </a:stretch>
                  </pic:blipFill>
                  <pic:spPr>
                    <a:xfrm>
                      <a:off x="0" y="0"/>
                      <a:ext cx="1930021" cy="1324951"/>
                    </a:xfrm>
                    <a:prstGeom prst="rect">
                      <a:avLst/>
                    </a:prstGeom>
                    <a:ln w="12700" cap="flat">
                      <a:noFill/>
                      <a:miter lim="400000"/>
                    </a:ln>
                    <a:effectLst/>
                  </pic:spPr>
                </pic:pic>
              </a:graphicData>
            </a:graphic>
          </wp:anchor>
        </w:drawing>
      </w:r>
      <w:r>
        <w:rPr>
          <w:rStyle w:val="None"/>
          <w:rFonts w:ascii="Times New Roman" w:cs="Times New Roman" w:hAnsi="Times New Roman" w:eastAsia="Times New Roman"/>
          <w:b w:val="1"/>
          <w:bCs w:val="1"/>
          <w:sz w:val="26"/>
          <w:szCs w:val="26"/>
        </w:rPr>
        <w:drawing>
          <wp:anchor distT="114300" distB="114300" distL="114300" distR="114300" simplePos="0" relativeHeight="251677696" behindDoc="0" locked="0" layoutInCell="1" allowOverlap="1">
            <wp:simplePos x="0" y="0"/>
            <wp:positionH relativeFrom="page">
              <wp:posOffset>4361394</wp:posOffset>
            </wp:positionH>
            <wp:positionV relativeFrom="line">
              <wp:posOffset>298677</wp:posOffset>
            </wp:positionV>
            <wp:extent cx="1972752" cy="1363050"/>
            <wp:effectExtent l="0" t="0" r="0" b="0"/>
            <wp:wrapThrough wrapText="bothSides" distL="114300" distR="114300">
              <wp:wrapPolygon edited="1">
                <wp:start x="0" y="0"/>
                <wp:lineTo x="21600" y="0"/>
                <wp:lineTo x="21600" y="21600"/>
                <wp:lineTo x="0" y="21600"/>
                <wp:lineTo x="0" y="0"/>
              </wp:wrapPolygon>
            </wp:wrapThrough>
            <wp:docPr id="1073741841" name="officeArt object" descr="Screen Shot 2019-02-28 at 3.02.25 PM.png"/>
            <wp:cNvGraphicFramePr/>
            <a:graphic xmlns:a="http://schemas.openxmlformats.org/drawingml/2006/main">
              <a:graphicData uri="http://schemas.openxmlformats.org/drawingml/2006/picture">
                <pic:pic xmlns:pic="http://schemas.openxmlformats.org/drawingml/2006/picture">
                  <pic:nvPicPr>
                    <pic:cNvPr id="1073741841" name="Screen Shot 2019-02-28 at 3.02.25 PM.png" descr="Screen Shot 2019-02-28 at 3.02.25 PM.png"/>
                    <pic:cNvPicPr>
                      <a:picLocks noChangeAspect="1"/>
                    </pic:cNvPicPr>
                  </pic:nvPicPr>
                  <pic:blipFill>
                    <a:blip r:embed="rId17">
                      <a:extLst/>
                    </a:blip>
                    <a:stretch>
                      <a:fillRect/>
                    </a:stretch>
                  </pic:blipFill>
                  <pic:spPr>
                    <a:xfrm>
                      <a:off x="0" y="0"/>
                      <a:ext cx="1972752" cy="1363050"/>
                    </a:xfrm>
                    <a:prstGeom prst="rect">
                      <a:avLst/>
                    </a:prstGeom>
                    <a:ln w="12700" cap="flat">
                      <a:noFill/>
                      <a:miter lim="400000"/>
                    </a:ln>
                    <a:effectLst/>
                  </pic:spPr>
                </pic:pic>
              </a:graphicData>
            </a:graphic>
          </wp:anchor>
        </w:drawing>
      </w:r>
    </w:p>
    <w:p>
      <w:pPr>
        <w:pStyle w:val="Default"/>
        <w:spacing w:after="200" w:line="360" w:lineRule="atLeast"/>
        <w:jc w:val="both"/>
        <w:rPr>
          <w:rStyle w:val="None"/>
          <w:b w:val="1"/>
          <w:bCs w:val="1"/>
          <w:sz w:val="26"/>
          <w:szCs w:val="26"/>
          <w:u w:color="333333"/>
          <w:shd w:val="clear" w:color="auto" w:fill="ffffff"/>
        </w:rPr>
      </w:pPr>
    </w:p>
    <w:p>
      <w:pPr>
        <w:pStyle w:val="Default"/>
        <w:spacing w:after="200" w:line="360" w:lineRule="atLeast"/>
        <w:jc w:val="both"/>
        <w:rPr>
          <w:rStyle w:val="None"/>
          <w:b w:val="1"/>
          <w:bCs w:val="1"/>
          <w:u w:color="333333"/>
          <w:shd w:val="clear" w:color="auto" w:fill="ffffff"/>
        </w:rPr>
      </w:pPr>
    </w:p>
    <w:p>
      <w:pPr>
        <w:pStyle w:val="caption"/>
        <w:tabs>
          <w:tab w:val="left" w:pos="1440"/>
          <w:tab w:val="left" w:pos="2880"/>
          <w:tab w:val="left" w:pos="4320"/>
          <w:tab w:val="left" w:pos="5760"/>
          <w:tab w:val="left" w:pos="7200"/>
          <w:tab w:val="left" w:pos="8640"/>
        </w:tabs>
        <w:sectPr>
          <w:headerReference w:type="default" r:id="rId18"/>
          <w:footerReference w:type="default" r:id="rId19"/>
          <w:pgSz w:w="12240" w:h="15840" w:orient="portrait"/>
          <w:pgMar w:top="1440" w:right="1440" w:bottom="1440" w:left="1440" w:header="0" w:footer="720"/>
          <w:pgNumType w:start="1"/>
          <w:bidi w:val="0"/>
        </w:sectPr>
      </w:pPr>
      <w:r>
        <w:rPr>
          <w:rStyle w:val="None"/>
          <w:sz w:val="24"/>
          <w:szCs w:val="24"/>
          <w:u w:color="333333"/>
          <w:shd w:val="clear" w:color="auto" w:fill="ffffff"/>
        </w:rPr>
        <mc:AlternateContent>
          <mc:Choice Requires="wps">
            <w:drawing>
              <wp:anchor distT="152400" distB="152400" distL="152400" distR="152400" simplePos="0" relativeHeight="251674624" behindDoc="0" locked="0" layoutInCell="1" allowOverlap="1">
                <wp:simplePos x="0" y="0"/>
                <wp:positionH relativeFrom="page">
                  <wp:posOffset>823629</wp:posOffset>
                </wp:positionH>
                <wp:positionV relativeFrom="line">
                  <wp:posOffset>899035</wp:posOffset>
                </wp:positionV>
                <wp:extent cx="1242540" cy="386262"/>
                <wp:effectExtent l="0" t="0" r="0" b="0"/>
                <wp:wrapThrough wrapText="bothSides" distL="152400" distR="152400">
                  <wp:wrapPolygon edited="1">
                    <wp:start x="0" y="0"/>
                    <wp:lineTo x="21600" y="0"/>
                    <wp:lineTo x="21600" y="21600"/>
                    <wp:lineTo x="0" y="21600"/>
                    <wp:lineTo x="0" y="0"/>
                  </wp:wrapPolygon>
                </wp:wrapThrough>
                <wp:docPr id="1073741842" name="officeArt object" descr="officeArt object"/>
                <wp:cNvGraphicFramePr/>
                <a:graphic xmlns:a="http://schemas.openxmlformats.org/drawingml/2006/main">
                  <a:graphicData uri="http://schemas.microsoft.com/office/word/2010/wordprocessingShape">
                    <wps:wsp>
                      <wps:cNvSpPr txBox="1"/>
                      <wps:spPr>
                        <a:xfrm>
                          <a:off x="0" y="0"/>
                          <a:ext cx="1242540" cy="386262"/>
                        </a:xfrm>
                        <a:prstGeom prst="rect">
                          <a:avLst/>
                        </a:prstGeom>
                        <a:noFill/>
                        <a:ln w="12700" cap="flat">
                          <a:noFill/>
                          <a:miter lim="400000"/>
                        </a:ln>
                        <a:effectLst/>
                      </wps:spPr>
                      <wps:txbx>
                        <w:txbxContent>
                          <w:p>
                            <w:pPr>
                              <w:pStyle w:val="caption"/>
                              <w:tabs>
                                <w:tab w:val="left" w:pos="1440"/>
                              </w:tabs>
                            </w:pPr>
                            <w:r>
                              <w:rPr>
                                <w:rStyle w:val="None"/>
                                <w:b w:val="1"/>
                                <w:bCs w:val="1"/>
                                <w:sz w:val="24"/>
                                <w:szCs w:val="24"/>
                                <w:rtl w:val="0"/>
                                <w:lang w:val="en-US"/>
                              </w:rPr>
                              <w:t>P</w:t>
                            </w:r>
                            <w:r>
                              <w:rPr>
                                <w:rStyle w:val="None"/>
                                <w:b w:val="1"/>
                                <w:bCs w:val="1"/>
                                <w:sz w:val="24"/>
                                <w:szCs w:val="24"/>
                                <w:u w:color="333333"/>
                                <w:shd w:val="clear" w:color="auto" w:fill="ffffff"/>
                                <w:rtl w:val="0"/>
                                <w:lang w:val="en-US"/>
                              </w:rPr>
                              <w:t>ost 2010 data</w:t>
                            </w:r>
                          </w:p>
                        </w:txbxContent>
                      </wps:txbx>
                      <wps:bodyPr wrap="square" lIns="45718" tIns="45718" rIns="45718" bIns="45718" numCol="1" anchor="t">
                        <a:noAutofit/>
                      </wps:bodyPr>
                    </wps:wsp>
                  </a:graphicData>
                </a:graphic>
              </wp:anchor>
            </w:drawing>
          </mc:Choice>
          <mc:Fallback>
            <w:pict>
              <v:shape id="_x0000_s1029" type="#_x0000_t202" style="visibility:visible;position:absolute;margin-left:64.9pt;margin-top:70.8pt;width:97.8pt;height:30.4pt;z-index:251674624;mso-position-horizontal:absolute;mso-position-horizontal-relative:page;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aption"/>
                        <w:tabs>
                          <w:tab w:val="left" w:pos="1440"/>
                        </w:tabs>
                      </w:pPr>
                      <w:r>
                        <w:rPr>
                          <w:rStyle w:val="None"/>
                          <w:b w:val="1"/>
                          <w:bCs w:val="1"/>
                          <w:sz w:val="24"/>
                          <w:szCs w:val="24"/>
                          <w:rtl w:val="0"/>
                          <w:lang w:val="en-US"/>
                        </w:rPr>
                        <w:t>P</w:t>
                      </w:r>
                      <w:r>
                        <w:rPr>
                          <w:rStyle w:val="None"/>
                          <w:b w:val="1"/>
                          <w:bCs w:val="1"/>
                          <w:sz w:val="24"/>
                          <w:szCs w:val="24"/>
                          <w:u w:color="333333"/>
                          <w:shd w:val="clear" w:color="auto" w:fill="ffffff"/>
                          <w:rtl w:val="0"/>
                          <w:lang w:val="en-US"/>
                        </w:rPr>
                        <w:t>ost 2010 data</w:t>
                      </w:r>
                    </w:p>
                  </w:txbxContent>
                </v:textbox>
                <w10:wrap type="through" side="bothSides" anchorx="page"/>
              </v:shape>
            </w:pict>
          </mc:Fallback>
        </mc:AlternateContent>
      </w:r>
      <w:r>
        <w:rPr>
          <w:rStyle w:val="None"/>
          <w:sz w:val="24"/>
          <w:szCs w:val="24"/>
          <w:u w:color="333333"/>
          <w:shd w:val="clear" w:color="auto" w:fill="ffffff"/>
        </w:rPr>
        <mc:AlternateContent>
          <mc:Choice Requires="wps">
            <w:drawing>
              <wp:anchor distT="152400" distB="152400" distL="152400" distR="152400" simplePos="0" relativeHeight="251680768" behindDoc="0" locked="0" layoutInCell="1" allowOverlap="1">
                <wp:simplePos x="0" y="0"/>
                <wp:positionH relativeFrom="page">
                  <wp:posOffset>704850</wp:posOffset>
                </wp:positionH>
                <wp:positionV relativeFrom="line">
                  <wp:posOffset>2669828</wp:posOffset>
                </wp:positionV>
                <wp:extent cx="6350000" cy="3414082"/>
                <wp:effectExtent l="0" t="0" r="0" b="0"/>
                <wp:wrapTopAndBottom distT="152400" distB="152400"/>
                <wp:docPr id="1073741843" name="officeArt object" descr="officeArt object"/>
                <wp:cNvGraphicFramePr/>
                <a:graphic xmlns:a="http://schemas.openxmlformats.org/drawingml/2006/main">
                  <a:graphicData uri="http://schemas.microsoft.com/office/word/2010/wordprocessingShape">
                    <wps:wsp>
                      <wps:cNvSpPr txBox="1"/>
                      <wps:spPr>
                        <a:xfrm>
                          <a:off x="0" y="0"/>
                          <a:ext cx="6350000" cy="3414082"/>
                        </a:xfrm>
                        <a:prstGeom prst="rect">
                          <a:avLst/>
                        </a:prstGeom>
                        <a:noFill/>
                        <a:ln w="12700" cap="flat">
                          <a:noFill/>
                          <a:miter lim="400000"/>
                        </a:ln>
                        <a:effectLst/>
                      </wps:spPr>
                      <wps:txbx>
                        <w:txbxContent>
                          <w:p>
                            <w:pPr>
                              <w:pStyle w:val="Default"/>
                              <w:spacing w:line="320" w:lineRule="atLeast"/>
                              <w:rPr>
                                <w:rStyle w:val="None"/>
                                <w:shd w:val="clear" w:color="auto" w:fill="ffffff"/>
                              </w:rPr>
                            </w:pPr>
                            <w:r>
                              <w:rPr>
                                <w:rStyle w:val="None"/>
                                <w:shd w:val="clear" w:color="auto" w:fill="ffffff"/>
                                <w:rtl w:val="0"/>
                                <w:lang w:val="en-US"/>
                              </w:rPr>
                              <w:t>We perceive the proportion of big players</w:t>
                            </w:r>
                            <w:ins w:id="220" w:date="2019-03-05T16:52:00Z" w:author="A J Sanchez">
                              <w:r>
                                <w:rPr>
                                  <w:rStyle w:val="None"/>
                                  <w:shd w:val="clear" w:color="auto" w:fill="ffffff"/>
                                  <w:rtl w:val="0"/>
                                  <w:lang w:val="en-US"/>
                                </w:rPr>
                                <w:t xml:space="preserve"> </w:t>
                              </w:r>
                            </w:ins>
                            <w:r>
                              <w:rPr>
                                <w:rStyle w:val="None"/>
                                <w:shd w:val="clear" w:color="auto" w:fill="ffffff"/>
                                <w:rtl w:val="0"/>
                                <w:lang w:val="en-US"/>
                              </w:rPr>
                              <w:t>(the first three clusters) have shrunk significantly, from 49% before 1990 to 34% after 2010. But we did not observe a drop in player's physical height during the data exploration, it means after 2010 more players tended to play 'small ball', which involves the game shifted towards more outside range, rather than near basket area dominated by big players. It's also explains the most populous cluster in post 2010 data is the 3D</w:t>
                            </w:r>
                            <w:ins w:id="221" w:date="2019-03-05T16:53:00Z" w:author="A J Sanchez">
                              <w:r>
                                <w:rPr>
                                  <w:rStyle w:val="None"/>
                                  <w:shd w:val="clear" w:color="auto" w:fill="ffffff"/>
                                  <w:rtl w:val="0"/>
                                  <w:lang w:val="en-US"/>
                                </w:rPr>
                                <w:t xml:space="preserve"> </w:t>
                              </w:r>
                            </w:ins>
                            <w:r>
                              <w:rPr>
                                <w:rStyle w:val="None"/>
                                <w:shd w:val="clear" w:color="auto" w:fill="ffffff"/>
                                <w:rtl w:val="0"/>
                                <w:lang w:val="en-US"/>
                              </w:rPr>
                              <w:t xml:space="preserve">(three-pointers plus outside defending) player group, which takes 28% of all player number count. While the cluster in </w:t>
                            </w:r>
                            <w:del w:id="222" w:date="2019-03-05T16:53:00Z" w:author="A J Sanchez">
                              <w:r>
                                <w:rPr>
                                  <w:rStyle w:val="None"/>
                                  <w:shd w:val="clear" w:color="auto" w:fill="ffffff"/>
                                  <w:rtl w:val="0"/>
                                  <w:lang w:val="en-US"/>
                                </w:rPr>
                                <w:delText>pre 1990</w:delText>
                              </w:r>
                            </w:del>
                            <w:r>
                              <w:rPr>
                                <w:rStyle w:val="None"/>
                                <w:shd w:val="clear" w:color="auto" w:fill="ffffff"/>
                                <w:rtl w:val="0"/>
                                <w:lang w:val="en-US"/>
                              </w:rPr>
                              <w:t>pre-1990 that resembles 3D the most is the (NO.3) Distant range shooter cluster, which only takes 5% of players number. Another observation is that the team carrier cluster (Middle man that carried the team) before 1990 takes 15% of all number, but the equivalent one (Elite player who carries the team) after 2010 takes only 6% of all player population.</w:t>
                            </w:r>
                          </w:p>
                          <w:p>
                            <w:pPr>
                              <w:pStyle w:val="Default"/>
                              <w:spacing w:line="320" w:lineRule="atLeast"/>
                              <w:rPr>
                                <w:rStyle w:val="None"/>
                                <w:shd w:val="clear" w:color="auto" w:fill="ffffff"/>
                              </w:rPr>
                            </w:pPr>
                            <w:r>
                              <w:rPr>
                                <w:rStyle w:val="None"/>
                                <w:shd w:val="clear" w:color="auto" w:fill="ffffff"/>
                              </w:rPr>
                            </w:r>
                          </w:p>
                          <w:p>
                            <w:pPr>
                              <w:pStyle w:val="Default"/>
                              <w:spacing w:line="320" w:lineRule="atLeast"/>
                            </w:pPr>
                            <w:r>
                              <w:rPr>
                                <w:rStyle w:val="None"/>
                                <w:shd w:val="clear" w:color="auto" w:fill="ffffff"/>
                                <w:rtl w:val="0"/>
                                <w:lang w:val="en-US"/>
                              </w:rPr>
                              <w:t>From the playing minutes we can also observe the on-court minutes of smaller players (last three clusters) have increased significantly from pre1990 to post 2010, especially for the team carrying cluster</w:t>
                            </w:r>
                            <w:ins w:id="223" w:date="2019-03-05T16:54:00Z" w:author="A J Sanchez">
                              <w:r>
                                <w:rPr>
                                  <w:rStyle w:val="None"/>
                                  <w:shd w:val="clear" w:color="auto" w:fill="ffffff"/>
                                  <w:rtl w:val="0"/>
                                  <w:lang w:val="en-US"/>
                                </w:rPr>
                                <w:t xml:space="preserve"> </w:t>
                              </w:r>
                            </w:ins>
                            <w:del w:id="224" w:date="2019-03-05T16:54:00Z" w:author="A J Sanchez">
                              <w:r>
                                <w:rPr>
                                  <w:rStyle w:val="None"/>
                                  <w:shd w:val="clear" w:color="auto" w:fill="ffffff"/>
                                  <w:rtl w:val="0"/>
                                  <w:lang w:val="en-US"/>
                                </w:rPr>
                                <w:delText>(</w:delText>
                              </w:r>
                            </w:del>
                            <w:r>
                              <w:rPr>
                                <w:rStyle w:val="None"/>
                                <w:shd w:val="clear" w:color="auto" w:fill="ffffff"/>
                                <w:rtl w:val="0"/>
                                <w:lang w:val="en-US"/>
                              </w:rPr>
                              <w:t>5. Elite player who carries the team) for the post 2010 data, though with the fewest members, but have the longest playing time among all groups.</w:t>
                            </w:r>
                          </w:p>
                        </w:txbxContent>
                      </wps:txbx>
                      <wps:bodyPr wrap="square" lIns="45718" tIns="45718" rIns="45718" bIns="45718" numCol="1" anchor="t">
                        <a:noAutofit/>
                      </wps:bodyPr>
                    </wps:wsp>
                  </a:graphicData>
                </a:graphic>
              </wp:anchor>
            </w:drawing>
          </mc:Choice>
          <mc:Fallback>
            <w:pict>
              <v:shape id="_x0000_s1030" type="#_x0000_t202" style="visibility:visible;position:absolute;margin-left:55.5pt;margin-top:210.2pt;width:500.0pt;height:268.8pt;z-index:251680768;mso-position-horizontal:absolute;mso-position-horizontal-relative:page;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Default"/>
                        <w:spacing w:line="320" w:lineRule="atLeast"/>
                        <w:rPr>
                          <w:rStyle w:val="None"/>
                          <w:shd w:val="clear" w:color="auto" w:fill="ffffff"/>
                        </w:rPr>
                      </w:pPr>
                      <w:r>
                        <w:rPr>
                          <w:rStyle w:val="None"/>
                          <w:shd w:val="clear" w:color="auto" w:fill="ffffff"/>
                          <w:rtl w:val="0"/>
                          <w:lang w:val="en-US"/>
                        </w:rPr>
                        <w:t>We perceive the proportion of big players</w:t>
                      </w:r>
                      <w:ins w:id="225" w:date="2019-03-05T16:52:00Z" w:author="A J Sanchez">
                        <w:r>
                          <w:rPr>
                            <w:rStyle w:val="None"/>
                            <w:shd w:val="clear" w:color="auto" w:fill="ffffff"/>
                            <w:rtl w:val="0"/>
                            <w:lang w:val="en-US"/>
                          </w:rPr>
                          <w:t xml:space="preserve"> </w:t>
                        </w:r>
                      </w:ins>
                      <w:r>
                        <w:rPr>
                          <w:rStyle w:val="None"/>
                          <w:shd w:val="clear" w:color="auto" w:fill="ffffff"/>
                          <w:rtl w:val="0"/>
                          <w:lang w:val="en-US"/>
                        </w:rPr>
                        <w:t>(the first three clusters) have shrunk significantly, from 49% before 1990 to 34% after 2010. But we did not observe a drop in player's physical height during the data exploration, it means after 2010 more players tended to play 'small ball', which involves the game shifted towards more outside range, rather than near basket area dominated by big players. It's also explains the most populous cluster in post 2010 data is the 3D</w:t>
                      </w:r>
                      <w:ins w:id="226" w:date="2019-03-05T16:53:00Z" w:author="A J Sanchez">
                        <w:r>
                          <w:rPr>
                            <w:rStyle w:val="None"/>
                            <w:shd w:val="clear" w:color="auto" w:fill="ffffff"/>
                            <w:rtl w:val="0"/>
                            <w:lang w:val="en-US"/>
                          </w:rPr>
                          <w:t xml:space="preserve"> </w:t>
                        </w:r>
                      </w:ins>
                      <w:r>
                        <w:rPr>
                          <w:rStyle w:val="None"/>
                          <w:shd w:val="clear" w:color="auto" w:fill="ffffff"/>
                          <w:rtl w:val="0"/>
                          <w:lang w:val="en-US"/>
                        </w:rPr>
                        <w:t xml:space="preserve">(three-pointers plus outside defending) player group, which takes 28% of all player number count. While the cluster in </w:t>
                      </w:r>
                      <w:del w:id="227" w:date="2019-03-05T16:53:00Z" w:author="A J Sanchez">
                        <w:r>
                          <w:rPr>
                            <w:rStyle w:val="None"/>
                            <w:shd w:val="clear" w:color="auto" w:fill="ffffff"/>
                            <w:rtl w:val="0"/>
                            <w:lang w:val="en-US"/>
                          </w:rPr>
                          <w:delText>pre 1990</w:delText>
                        </w:r>
                      </w:del>
                      <w:r>
                        <w:rPr>
                          <w:rStyle w:val="None"/>
                          <w:shd w:val="clear" w:color="auto" w:fill="ffffff"/>
                          <w:rtl w:val="0"/>
                          <w:lang w:val="en-US"/>
                        </w:rPr>
                        <w:t>pre-1990 that resembles 3D the most is the (NO.3) Distant range shooter cluster, which only takes 5% of players number. Another observation is that the team carrier cluster (Middle man that carried the team) before 1990 takes 15% of all number, but the equivalent one (Elite player who carries the team) after 2010 takes only 6% of all player population.</w:t>
                      </w:r>
                    </w:p>
                    <w:p>
                      <w:pPr>
                        <w:pStyle w:val="Default"/>
                        <w:spacing w:line="320" w:lineRule="atLeast"/>
                        <w:rPr>
                          <w:rStyle w:val="None"/>
                          <w:shd w:val="clear" w:color="auto" w:fill="ffffff"/>
                        </w:rPr>
                      </w:pPr>
                      <w:r>
                        <w:rPr>
                          <w:rStyle w:val="None"/>
                          <w:shd w:val="clear" w:color="auto" w:fill="ffffff"/>
                        </w:rPr>
                      </w:r>
                    </w:p>
                    <w:p>
                      <w:pPr>
                        <w:pStyle w:val="Default"/>
                        <w:spacing w:line="320" w:lineRule="atLeast"/>
                      </w:pPr>
                      <w:r>
                        <w:rPr>
                          <w:rStyle w:val="None"/>
                          <w:shd w:val="clear" w:color="auto" w:fill="ffffff"/>
                          <w:rtl w:val="0"/>
                          <w:lang w:val="en-US"/>
                        </w:rPr>
                        <w:t>From the playing minutes we can also observe the on-court minutes of smaller players (last three clusters) have increased significantly from pre1990 to post 2010, especially for the team carrying cluster</w:t>
                      </w:r>
                      <w:ins w:id="228" w:date="2019-03-05T16:54:00Z" w:author="A J Sanchez">
                        <w:r>
                          <w:rPr>
                            <w:rStyle w:val="None"/>
                            <w:shd w:val="clear" w:color="auto" w:fill="ffffff"/>
                            <w:rtl w:val="0"/>
                            <w:lang w:val="en-US"/>
                          </w:rPr>
                          <w:t xml:space="preserve"> </w:t>
                        </w:r>
                      </w:ins>
                      <w:del w:id="229" w:date="2019-03-05T16:54:00Z" w:author="A J Sanchez">
                        <w:r>
                          <w:rPr>
                            <w:rStyle w:val="None"/>
                            <w:shd w:val="clear" w:color="auto" w:fill="ffffff"/>
                            <w:rtl w:val="0"/>
                            <w:lang w:val="en-US"/>
                          </w:rPr>
                          <w:delText>(</w:delText>
                        </w:r>
                      </w:del>
                      <w:r>
                        <w:rPr>
                          <w:rStyle w:val="None"/>
                          <w:shd w:val="clear" w:color="auto" w:fill="ffffff"/>
                          <w:rtl w:val="0"/>
                          <w:lang w:val="en-US"/>
                        </w:rPr>
                        <w:t>5. Elite player who carries the team) for the post 2010 data, though with the fewest members, but have the longest playing time among all groups.</w:t>
                      </w:r>
                    </w:p>
                  </w:txbxContent>
                </v:textbox>
                <w10:wrap type="topAndBottom" side="bothSides" anchorx="page"/>
              </v:shape>
            </w:pict>
          </mc:Fallback>
        </mc:AlternateContent>
      </w:r>
      <w:r>
        <w:rPr>
          <w:rStyle w:val="None"/>
          <w:sz w:val="24"/>
          <w:szCs w:val="24"/>
          <w:u w:color="333333"/>
          <w:shd w:val="clear" w:color="auto" w:fill="ffffff"/>
        </w:rPr>
        <w:drawing>
          <wp:anchor distT="152400" distB="152400" distL="152400" distR="152400" simplePos="0" relativeHeight="251675648" behindDoc="0" locked="0" layoutInCell="1" allowOverlap="1">
            <wp:simplePos x="0" y="0"/>
            <wp:positionH relativeFrom="page">
              <wp:posOffset>2222157</wp:posOffset>
            </wp:positionH>
            <wp:positionV relativeFrom="line">
              <wp:posOffset>542857</wp:posOffset>
            </wp:positionV>
            <wp:extent cx="1944187" cy="1380343"/>
            <wp:effectExtent l="0" t="0" r="0" b="0"/>
            <wp:wrapThrough wrapText="bothSides" distL="152400" distR="152400">
              <wp:wrapPolygon edited="1">
                <wp:start x="0" y="0"/>
                <wp:lineTo x="21600" y="0"/>
                <wp:lineTo x="21600" y="21600"/>
                <wp:lineTo x="0" y="21600"/>
                <wp:lineTo x="0" y="0"/>
              </wp:wrapPolygon>
            </wp:wrapThrough>
            <wp:docPr id="1073741844" name="officeArt object" descr="Screen Shot 2019-02-28 at 3.00.22 PM.png"/>
            <wp:cNvGraphicFramePr/>
            <a:graphic xmlns:a="http://schemas.openxmlformats.org/drawingml/2006/main">
              <a:graphicData uri="http://schemas.openxmlformats.org/drawingml/2006/picture">
                <pic:pic xmlns:pic="http://schemas.openxmlformats.org/drawingml/2006/picture">
                  <pic:nvPicPr>
                    <pic:cNvPr id="1073741844" name="Screen Shot 2019-02-28 at 3.00.22 PM.png" descr="Screen Shot 2019-02-28 at 3.00.22 PM.png"/>
                    <pic:cNvPicPr>
                      <a:picLocks noChangeAspect="1"/>
                    </pic:cNvPicPr>
                  </pic:nvPicPr>
                  <pic:blipFill>
                    <a:blip r:embed="rId20">
                      <a:extLst/>
                    </a:blip>
                    <a:stretch>
                      <a:fillRect/>
                    </a:stretch>
                  </pic:blipFill>
                  <pic:spPr>
                    <a:xfrm>
                      <a:off x="0" y="0"/>
                      <a:ext cx="1944187" cy="1380343"/>
                    </a:xfrm>
                    <a:prstGeom prst="rect">
                      <a:avLst/>
                    </a:prstGeom>
                    <a:ln w="12700" cap="flat">
                      <a:noFill/>
                      <a:miter lim="400000"/>
                    </a:ln>
                    <a:effectLst/>
                  </pic:spPr>
                </pic:pic>
              </a:graphicData>
            </a:graphic>
          </wp:anchor>
        </w:drawing>
      </w:r>
      <w:r>
        <w:rPr>
          <w:rStyle w:val="None"/>
          <w:sz w:val="24"/>
          <w:szCs w:val="24"/>
          <w:u w:color="333333"/>
          <w:shd w:val="clear" w:color="auto" w:fill="ffffff"/>
        </w:rPr>
        <w:drawing>
          <wp:anchor distT="152400" distB="152400" distL="152400" distR="152400" simplePos="0" relativeHeight="251678720" behindDoc="0" locked="0" layoutInCell="1" allowOverlap="1">
            <wp:simplePos x="0" y="0"/>
            <wp:positionH relativeFrom="page">
              <wp:posOffset>4314812</wp:posOffset>
            </wp:positionH>
            <wp:positionV relativeFrom="line">
              <wp:posOffset>537777</wp:posOffset>
            </wp:positionV>
            <wp:extent cx="2021078" cy="1390502"/>
            <wp:effectExtent l="0" t="0" r="0" b="0"/>
            <wp:wrapThrough wrapText="bothSides" distL="152400" distR="152400">
              <wp:wrapPolygon edited="1">
                <wp:start x="0" y="0"/>
                <wp:lineTo x="21600" y="0"/>
                <wp:lineTo x="21600" y="21600"/>
                <wp:lineTo x="0" y="21600"/>
                <wp:lineTo x="0" y="0"/>
              </wp:wrapPolygon>
            </wp:wrapThrough>
            <wp:docPr id="1073741845" name="officeArt object" descr="Screen Shot 2019-02-28 at 3.03.13 PM.png"/>
            <wp:cNvGraphicFramePr/>
            <a:graphic xmlns:a="http://schemas.openxmlformats.org/drawingml/2006/main">
              <a:graphicData uri="http://schemas.openxmlformats.org/drawingml/2006/picture">
                <pic:pic xmlns:pic="http://schemas.openxmlformats.org/drawingml/2006/picture">
                  <pic:nvPicPr>
                    <pic:cNvPr id="1073741845" name="Screen Shot 2019-02-28 at 3.03.13 PM.png" descr="Screen Shot 2019-02-28 at 3.03.13 PM.png"/>
                    <pic:cNvPicPr>
                      <a:picLocks noChangeAspect="1"/>
                    </pic:cNvPicPr>
                  </pic:nvPicPr>
                  <pic:blipFill>
                    <a:blip r:embed="rId21">
                      <a:extLst/>
                    </a:blip>
                    <a:stretch>
                      <a:fillRect/>
                    </a:stretch>
                  </pic:blipFill>
                  <pic:spPr>
                    <a:xfrm>
                      <a:off x="0" y="0"/>
                      <a:ext cx="2021078" cy="1390502"/>
                    </a:xfrm>
                    <a:prstGeom prst="rect">
                      <a:avLst/>
                    </a:prstGeom>
                    <a:ln w="12700" cap="flat">
                      <a:noFill/>
                      <a:miter lim="400000"/>
                    </a:ln>
                    <a:effectLst/>
                  </pic:spPr>
                </pic:pic>
              </a:graphicData>
            </a:graphic>
          </wp:anchor>
        </w:drawing>
      </w:r>
      <w:r>
        <w:rPr>
          <w:rStyle w:val="None"/>
          <w:sz w:val="24"/>
          <w:szCs w:val="24"/>
          <w:u w:color="333333"/>
          <w:shd w:val="clear" w:color="auto" w:fill="ffffff"/>
        </w:rPr>
        <mc:AlternateContent>
          <mc:Choice Requires="wps">
            <w:drawing>
              <wp:anchor distT="152400" distB="152400" distL="152400" distR="152400" simplePos="0" relativeHeight="251679744" behindDoc="0" locked="0" layoutInCell="1" allowOverlap="1">
                <wp:simplePos x="0" y="0"/>
                <wp:positionH relativeFrom="page">
                  <wp:posOffset>2313823</wp:posOffset>
                </wp:positionH>
                <wp:positionV relativeFrom="line">
                  <wp:posOffset>1973998</wp:posOffset>
                </wp:positionV>
                <wp:extent cx="4181424" cy="278763"/>
                <wp:effectExtent l="0" t="0" r="0" b="0"/>
                <wp:wrapTopAndBottom distT="152400" distB="152400"/>
                <wp:docPr id="1073741846" name="officeArt object" descr="officeArt object"/>
                <wp:cNvGraphicFramePr/>
                <a:graphic xmlns:a="http://schemas.openxmlformats.org/drawingml/2006/main">
                  <a:graphicData uri="http://schemas.microsoft.com/office/word/2010/wordprocessingShape">
                    <wps:wsp>
                      <wps:cNvSpPr txBox="1"/>
                      <wps:spPr>
                        <a:xfrm>
                          <a:off x="0" y="0"/>
                          <a:ext cx="4181424" cy="278763"/>
                        </a:xfrm>
                        <a:prstGeom prst="rect">
                          <a:avLst/>
                        </a:prstGeom>
                        <a:noFill/>
                        <a:ln w="12700" cap="flat">
                          <a:noFill/>
                          <a:miter lim="400000"/>
                        </a:ln>
                        <a:effectLst/>
                      </wps:spPr>
                      <wps:txbx>
                        <w:txbxContent>
                          <w:p>
                            <w:pPr>
                              <w:pStyle w:val="Body A"/>
                              <w:jc w:val="both"/>
                            </w:pPr>
                            <w:r>
                              <w:rPr>
                                <w:rStyle w:val="None"/>
                                <w:rFonts w:ascii="Helvetica Neue" w:hAnsi="Helvetica Neue"/>
                                <w:sz w:val="24"/>
                                <w:szCs w:val="24"/>
                                <w:rtl w:val="0"/>
                                <w:lang w:val="en-US"/>
                              </w:rPr>
                              <w:t xml:space="preserve">*The cluster_ID is the cluster number I have been using so far </w:t>
                            </w:r>
                            <w:r>
                              <w:rPr>
                                <w:rStyle w:val="None"/>
                                <w:rFonts w:ascii="Helvetica Neue" w:hAnsi="Helvetica Neue"/>
                                <w:sz w:val="24"/>
                                <w:szCs w:val="24"/>
                                <w:u w:val="single"/>
                                <w:rtl w:val="0"/>
                                <w:lang w:val="en-US"/>
                              </w:rPr>
                              <w:t>minus 1</w:t>
                            </w:r>
                          </w:p>
                        </w:txbxContent>
                      </wps:txbx>
                      <wps:bodyPr wrap="square" lIns="45718" tIns="45718" rIns="45718" bIns="45718" numCol="1" anchor="t">
                        <a:noAutofit/>
                      </wps:bodyPr>
                    </wps:wsp>
                  </a:graphicData>
                </a:graphic>
              </wp:anchor>
            </w:drawing>
          </mc:Choice>
          <mc:Fallback>
            <w:pict>
              <v:shape id="_x0000_s1031" type="#_x0000_t202" style="visibility:visible;position:absolute;margin-left:182.2pt;margin-top:155.4pt;width:329.2pt;height:21.9pt;z-index:251679744;mso-position-horizontal:absolute;mso-position-horizontal-relative:page;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A"/>
                        <w:jc w:val="both"/>
                      </w:pPr>
                      <w:r>
                        <w:rPr>
                          <w:rStyle w:val="None"/>
                          <w:rFonts w:ascii="Helvetica Neue" w:hAnsi="Helvetica Neue"/>
                          <w:sz w:val="24"/>
                          <w:szCs w:val="24"/>
                          <w:rtl w:val="0"/>
                          <w:lang w:val="en-US"/>
                        </w:rPr>
                        <w:t xml:space="preserve">*The cluster_ID is the cluster number I have been using so far </w:t>
                      </w:r>
                      <w:r>
                        <w:rPr>
                          <w:rStyle w:val="None"/>
                          <w:rFonts w:ascii="Helvetica Neue" w:hAnsi="Helvetica Neue"/>
                          <w:sz w:val="24"/>
                          <w:szCs w:val="24"/>
                          <w:u w:val="single"/>
                          <w:rtl w:val="0"/>
                          <w:lang w:val="en-US"/>
                        </w:rPr>
                        <w:t>minus 1</w:t>
                      </w:r>
                    </w:p>
                  </w:txbxContent>
                </v:textbox>
                <w10:wrap type="topAndBottom" side="bothSides" anchorx="page"/>
              </v:shape>
            </w:pict>
          </mc:Fallback>
        </mc:AlternateContent>
      </w:r>
    </w:p>
    <w:p>
      <w:pPr>
        <w:pStyle w:val="Body A"/>
        <w:jc w:val="both"/>
        <w:rPr>
          <w:rStyle w:val="None"/>
          <w:rFonts w:ascii="Helvetica Neue" w:cs="Helvetica Neue" w:hAnsi="Helvetica Neue" w:eastAsia="Helvetica Neue"/>
          <w:b w:val="1"/>
          <w:bCs w:val="1"/>
          <w:sz w:val="34"/>
          <w:szCs w:val="34"/>
        </w:rPr>
      </w:pPr>
      <w:r>
        <w:rPr>
          <w:rStyle w:val="None"/>
          <w:rFonts w:ascii="Helvetica Neue" w:hAnsi="Helvetica Neue"/>
          <w:b w:val="1"/>
          <w:bCs w:val="1"/>
          <w:sz w:val="34"/>
          <w:szCs w:val="34"/>
          <w:rtl w:val="0"/>
          <w:lang w:val="en-US"/>
        </w:rPr>
        <w:t>Conclusions</w:t>
      </w:r>
    </w:p>
    <w:p>
      <w:pPr>
        <w:pStyle w:val="Default"/>
        <w:jc w:val="both"/>
        <w:rPr>
          <w:del w:id="230" w:date="2019-03-05T16:56:00Z" w:author="A J Sanchez"/>
        </w:rPr>
      </w:pPr>
      <w:r>
        <w:rPr>
          <w:rtl w:val="0"/>
          <w:lang w:val="en-US"/>
        </w:rPr>
        <w:t>The league players are increasingly more dominated by 'smaller' players, as their number takes the majority of the total population after 2010, it does not mean more players are becoming physically smaller, but means the game is moving away from near-basket towards outside range, which is also explained by the most populous cluster is the 3D</w:t>
      </w:r>
      <w:ins w:id="231" w:date="2019-03-05T16:55:00Z" w:author="A J Sanchez">
        <w:r>
          <w:rPr>
            <w:rtl w:val="0"/>
            <w:lang w:val="en-US"/>
          </w:rPr>
          <w:t xml:space="preserve"> </w:t>
        </w:r>
      </w:ins>
      <w:r>
        <w:rPr>
          <w:rtl w:val="0"/>
          <w:lang w:val="en-US"/>
        </w:rPr>
        <w:t xml:space="preserve">(three-pointer plus outside defense) player group after 2010. The average game time for small players have also been getting longer. The increasing blurry of traditional player position within different cluster shows the increased freedom for players to switch between positions, this implies the speed and range of ball movement have increased, rather than simply move towards the big man inside or close to basket. The most elite players have shifted from the middle group to small group. Along with the insights we have found during the data exploration about the overall decreasing number of attempts of 2-pointer shoots and increasing number of 3-pointer-shots, plus fewer numbers of free throws and personal fouls, which </w:t>
      </w:r>
      <w:del w:id="232" w:date="2019-03-05T16:56:00Z" w:author="A J Sanchez">
        <w:r>
          <w:rPr>
            <w:rtl w:val="0"/>
            <w:lang w:val="en-US"/>
          </w:rPr>
          <w:delText>all speaks the truth the</w:delText>
        </w:r>
      </w:del>
      <w:ins w:id="233" w:date="2019-03-05T16:56:00Z" w:author="A J Sanchez">
        <w:r>
          <w:rPr>
            <w:rtl w:val="0"/>
            <w:lang w:val="en-US"/>
          </w:rPr>
          <w:t>seem to indicate that</w:t>
        </w:r>
      </w:ins>
      <w:r>
        <w:rPr>
          <w:rtl w:val="0"/>
          <w:lang w:val="en-US"/>
        </w:rPr>
        <w:t xml:space="preserve"> </w:t>
      </w:r>
    </w:p>
    <w:p>
      <w:pPr>
        <w:pStyle w:val="Default"/>
        <w:jc w:val="both"/>
      </w:pPr>
      <w:r>
        <w:rPr>
          <w:rtl w:val="0"/>
          <w:lang w:val="en-US"/>
        </w:rPr>
        <w:t xml:space="preserve">contemporary games are becoming less physical, </w:t>
      </w:r>
      <w:del w:id="234" w:date="2019-03-05T16:56:00Z" w:author="A J Sanchez">
        <w:r>
          <w:rPr>
            <w:rtl w:val="0"/>
            <w:lang w:val="en-US"/>
          </w:rPr>
          <w:delText xml:space="preserve">more </w:delText>
        </w:r>
      </w:del>
      <w:r>
        <w:rPr>
          <w:rtl w:val="0"/>
          <w:lang w:val="en-US"/>
        </w:rPr>
        <w:t>fast</w:t>
      </w:r>
      <w:ins w:id="235" w:date="2019-03-05T16:56:00Z" w:author="A J Sanchez">
        <w:r>
          <w:rPr>
            <w:rtl w:val="0"/>
            <w:lang w:val="en-US"/>
          </w:rPr>
          <w:t>-</w:t>
        </w:r>
      </w:ins>
      <w:del w:id="236" w:date="2019-03-05T16:56:00Z" w:author="A J Sanchez">
        <w:r>
          <w:rPr>
            <w:rtl w:val="0"/>
            <w:lang w:val="en-US"/>
          </w:rPr>
          <w:delText xml:space="preserve"> </w:delText>
        </w:r>
      </w:del>
      <w:r>
        <w:rPr>
          <w:rtl w:val="0"/>
          <w:lang w:val="en-US"/>
        </w:rPr>
        <w:t xml:space="preserve">paced, and covering wider space. </w:t>
      </w:r>
      <w:del w:id="237" w:date="2019-03-05T16:56:00Z" w:author="A J Sanchez">
        <w:r>
          <w:rPr>
            <w:rtl w:val="0"/>
            <w:lang w:val="en-US"/>
          </w:rPr>
          <w:delText>Therefore</w:delText>
        </w:r>
      </w:del>
      <w:ins w:id="238" w:date="2019-03-05T16:56:00Z" w:author="A J Sanchez">
        <w:r>
          <w:rPr>
            <w:rtl w:val="0"/>
            <w:lang w:val="en-US"/>
          </w:rPr>
          <w:t>Therefore,</w:t>
        </w:r>
      </w:ins>
      <w:r>
        <w:rPr>
          <w:rtl w:val="0"/>
          <w:lang w:val="en-US"/>
        </w:rPr>
        <w:t xml:space="preserve"> we can state the NBA basketball playing style is moving towards 'small ball' after 1990s to 2010s.</w:t>
      </w:r>
    </w:p>
    <w:p>
      <w:pPr>
        <w:pStyle w:val="Default"/>
        <w:jc w:val="both"/>
      </w:pPr>
    </w:p>
    <w:p>
      <w:pPr>
        <w:pStyle w:val="Body A"/>
        <w:jc w:val="both"/>
        <w:rPr>
          <w:rStyle w:val="None"/>
          <w:rFonts w:ascii="Helvetica Neue" w:cs="Helvetica Neue" w:hAnsi="Helvetica Neue" w:eastAsia="Helvetica Neue"/>
          <w:b w:val="1"/>
          <w:bCs w:val="1"/>
          <w:sz w:val="34"/>
          <w:szCs w:val="34"/>
        </w:rPr>
      </w:pPr>
      <w:r>
        <w:rPr>
          <w:rStyle w:val="None"/>
          <w:rFonts w:ascii="Helvetica Neue" w:hAnsi="Helvetica Neue"/>
          <w:b w:val="1"/>
          <w:bCs w:val="1"/>
          <w:sz w:val="34"/>
          <w:szCs w:val="34"/>
          <w:rtl w:val="0"/>
          <w:lang w:val="en-US"/>
        </w:rPr>
        <w:t>Future work &amp; Recommendations</w:t>
      </w:r>
    </w:p>
    <w:p>
      <w:pPr>
        <w:pStyle w:val="Default"/>
        <w:rPr>
          <w:del w:id="239" w:date="2019-03-05T16:57:00Z" w:author="A J Sanchez"/>
        </w:rPr>
      </w:pPr>
      <w:del w:id="240" w:date="2019-03-05T16:57:00Z" w:author="A J Sanchez">
        <w:r>
          <w:rPr>
            <w:rtl w:val="0"/>
          </w:rPr>
          <w:delText>For the sake of time being, there is a certain extent this project has explored. I listed couple areas can be improved through future work</w:delText>
        </w:r>
      </w:del>
    </w:p>
    <w:p>
      <w:pPr>
        <w:pStyle w:val="Default"/>
      </w:pPr>
    </w:p>
    <w:p>
      <w:pPr>
        <w:pStyle w:val="Default"/>
        <w:spacing w:line="320" w:lineRule="atLeast"/>
        <w:rPr>
          <w:rStyle w:val="None"/>
          <w:b w:val="1"/>
          <w:bCs w:val="1"/>
        </w:rPr>
      </w:pPr>
      <w:r>
        <w:rPr>
          <w:rStyle w:val="None"/>
          <w:b w:val="1"/>
          <w:bCs w:val="1"/>
          <w:rtl w:val="0"/>
          <w:lang w:val="en-US"/>
        </w:rPr>
        <w:t>Feature selection</w:t>
      </w:r>
    </w:p>
    <w:p>
      <w:pPr>
        <w:pStyle w:val="Default"/>
        <w:spacing w:line="320" w:lineRule="atLeast"/>
      </w:pPr>
      <w:r>
        <w:rPr>
          <w:rtl w:val="0"/>
          <w:lang w:val="en-US"/>
        </w:rPr>
        <w:t xml:space="preserve">I used PCA to </w:t>
      </w:r>
      <w:del w:id="241" w:date="2019-03-05T16:57:00Z" w:author="A J Sanchez">
        <w:r>
          <w:rPr>
            <w:rtl w:val="0"/>
            <w:lang w:val="en-US"/>
          </w:rPr>
          <w:delText>reduced</w:delText>
        </w:r>
      </w:del>
      <w:ins w:id="242" w:date="2019-03-05T16:57:00Z" w:author="A J Sanchez">
        <w:r>
          <w:rPr>
            <w:rtl w:val="0"/>
            <w:lang w:val="en-US"/>
          </w:rPr>
          <w:t>reduce</w:t>
        </w:r>
      </w:ins>
      <w:r>
        <w:rPr>
          <w:rtl w:val="0"/>
          <w:lang w:val="en-US"/>
        </w:rPr>
        <w:t xml:space="preserve"> the dimension of original data, this method can improve </w:t>
      </w:r>
    </w:p>
    <w:p>
      <w:pPr>
        <w:pStyle w:val="Default"/>
        <w:spacing w:line="320" w:lineRule="atLeast"/>
        <w:rPr>
          <w:del w:id="243" w:date="2019-03-05T16:57:00Z" w:author="A J Sanchez"/>
        </w:rPr>
      </w:pPr>
      <w:r>
        <w:rPr>
          <w:rtl w:val="0"/>
          <w:lang w:val="en-US"/>
        </w:rPr>
        <w:t xml:space="preserve">computation </w:t>
      </w:r>
      <w:del w:id="244" w:date="2019-03-05T16:57:00Z" w:author="A J Sanchez">
        <w:r>
          <w:rPr>
            <w:rtl w:val="0"/>
            <w:lang w:val="en-US"/>
          </w:rPr>
          <w:delText>speed, and</w:delText>
        </w:r>
      </w:del>
      <w:ins w:id="245" w:date="2019-03-05T16:57:00Z" w:author="A J Sanchez">
        <w:r>
          <w:rPr>
            <w:rtl w:val="0"/>
            <w:lang w:val="en-US"/>
          </w:rPr>
          <w:t>speed and</w:t>
        </w:r>
      </w:ins>
      <w:r>
        <w:rPr>
          <w:rtl w:val="0"/>
          <w:lang w:val="en-US"/>
        </w:rPr>
        <w:t xml:space="preserve"> reduce the chance of modeling result being interfered by less relevant features. But it will be a better approach if have tried different methods for feature selection such as RFE (recursive feature elimination) and SelectKBest, and use </w:t>
      </w:r>
    </w:p>
    <w:p>
      <w:pPr>
        <w:pStyle w:val="Default"/>
        <w:spacing w:line="320" w:lineRule="atLeast"/>
      </w:pPr>
      <w:r>
        <w:rPr>
          <w:rtl w:val="0"/>
          <w:lang w:val="en-US"/>
        </w:rPr>
        <w:t>silhouette score to compare the performance of all the clustering based on different feature selection options. More than that, I want to see if the cluster model will produce similar result without cutting away any features.</w:t>
      </w:r>
    </w:p>
    <w:p>
      <w:pPr>
        <w:pStyle w:val="Default"/>
      </w:pPr>
    </w:p>
    <w:p>
      <w:pPr>
        <w:pStyle w:val="Default"/>
        <w:spacing w:line="320" w:lineRule="atLeast"/>
        <w:rPr>
          <w:rStyle w:val="None"/>
          <w:b w:val="1"/>
          <w:bCs w:val="1"/>
        </w:rPr>
      </w:pPr>
      <w:r>
        <w:rPr>
          <w:rStyle w:val="None"/>
          <w:b w:val="1"/>
          <w:bCs w:val="1"/>
          <w:rtl w:val="0"/>
          <w:lang w:val="en-US"/>
        </w:rPr>
        <w:t>Cluster modeling for data from 1990 - 2010</w:t>
      </w:r>
    </w:p>
    <w:p>
      <w:pPr>
        <w:pStyle w:val="Default"/>
        <w:spacing w:line="320" w:lineRule="atLeast"/>
      </w:pPr>
      <w:r>
        <w:rPr>
          <w:rtl w:val="0"/>
          <w:lang w:val="en-US"/>
        </w:rPr>
        <w:t xml:space="preserve">In this project I have created clusters for data before 1990 and data after 2010 in order to observe the change of players from the largest time gap. But by doing so I assumed this change is gradual and increases as the time moves on. While it is possible the change is not linear and evolved towards one direction and merged back during certain time period, such phenomenon would not be noticed unless more study is done on these data. </w:t>
      </w:r>
    </w:p>
    <w:p>
      <w:pPr>
        <w:pStyle w:val="Default"/>
      </w:pPr>
    </w:p>
    <w:p>
      <w:pPr>
        <w:pStyle w:val="Default"/>
        <w:spacing w:line="320" w:lineRule="atLeast"/>
        <w:rPr>
          <w:rStyle w:val="None"/>
          <w:b w:val="1"/>
          <w:bCs w:val="1"/>
        </w:rPr>
      </w:pPr>
      <w:r>
        <w:rPr>
          <w:rStyle w:val="None"/>
          <w:b w:val="1"/>
          <w:bCs w:val="1"/>
          <w:rtl w:val="0"/>
          <w:lang w:val="en-US"/>
        </w:rPr>
        <w:t>Import Salary Data</w:t>
      </w:r>
    </w:p>
    <w:p>
      <w:pPr>
        <w:pStyle w:val="Default"/>
        <w:spacing w:line="320" w:lineRule="atLeast"/>
      </w:pPr>
      <w:r>
        <w:rPr>
          <w:rtl w:val="0"/>
          <w:lang w:val="en-US"/>
        </w:rPr>
        <w:t xml:space="preserve">A sustainable roster should not only </w:t>
      </w:r>
      <w:del w:id="246" w:date="2019-03-05T16:58:00Z" w:author="A J Sanchez">
        <w:r>
          <w:rPr>
            <w:rtl w:val="0"/>
            <w:lang w:val="en-US"/>
          </w:rPr>
          <w:delText>includes</w:delText>
        </w:r>
      </w:del>
      <w:ins w:id="247" w:date="2019-03-05T16:58:00Z" w:author="A J Sanchez">
        <w:r>
          <w:rPr>
            <w:rtl w:val="0"/>
            <w:lang w:val="en-US"/>
          </w:rPr>
          <w:t>include</w:t>
        </w:r>
      </w:ins>
      <w:r>
        <w:rPr>
          <w:rtl w:val="0"/>
          <w:lang w:val="en-US"/>
        </w:rPr>
        <w:t xml:space="preserve"> players of complementing skills sets, but </w:t>
      </w:r>
      <w:ins w:id="248" w:date="2019-03-05T16:58:00Z" w:author="A J Sanchez">
        <w:r>
          <w:rPr>
            <w:rtl w:val="0"/>
            <w:lang w:val="en-US"/>
          </w:rPr>
          <w:t xml:space="preserve">should </w:t>
        </w:r>
      </w:ins>
      <w:r>
        <w:rPr>
          <w:rtl w:val="0"/>
          <w:lang w:val="en-US"/>
        </w:rPr>
        <w:t>also maintain</w:t>
      </w:r>
      <w:del w:id="249" w:date="2019-03-05T16:58:00Z" w:author="A J Sanchez">
        <w:r>
          <w:rPr>
            <w:rtl w:val="0"/>
            <w:lang w:val="en-US"/>
          </w:rPr>
          <w:delText>s</w:delText>
        </w:r>
      </w:del>
      <w:r>
        <w:rPr>
          <w:rtl w:val="0"/>
          <w:lang w:val="en-US"/>
        </w:rPr>
        <w:t xml:space="preserve"> at an acceptable salary range. Even if the team manager picks players from different categories, there is certainly tendency to choose players with better statistics, but that usually also implies higher salary expectation. Therefore if the salary is incorporated into the player information, it can provide extra perspective while comes to player trade consideration. </w:t>
      </w:r>
    </w:p>
    <w:p>
      <w:pPr>
        <w:pStyle w:val="Default"/>
      </w:pPr>
    </w:p>
    <w:p>
      <w:pPr>
        <w:pStyle w:val="Default"/>
        <w:spacing w:line="320" w:lineRule="atLeast"/>
        <w:rPr>
          <w:rStyle w:val="None"/>
          <w:b w:val="1"/>
          <w:bCs w:val="1"/>
        </w:rPr>
      </w:pPr>
      <w:r>
        <w:rPr>
          <w:rStyle w:val="None"/>
          <w:b w:val="1"/>
          <w:bCs w:val="1"/>
          <w:rtl w:val="0"/>
          <w:lang w:val="en-US"/>
        </w:rPr>
        <w:t>Team roaster analysis</w:t>
      </w:r>
    </w:p>
    <w:p>
      <w:pPr>
        <w:pStyle w:val="Default"/>
        <w:spacing w:line="320" w:lineRule="atLeast"/>
      </w:pPr>
      <w:r>
        <w:rPr>
          <w:rtl w:val="0"/>
          <w:lang w:val="en-US"/>
        </w:rPr>
        <w:t xml:space="preserve">Another </w:t>
      </w:r>
      <w:del w:id="250" w:date="2019-03-05T16:59:00Z" w:author="A J Sanchez">
        <w:r>
          <w:rPr>
            <w:rtl w:val="0"/>
            <w:lang w:val="en-US"/>
          </w:rPr>
          <w:delText xml:space="preserve">helpful </w:delText>
        </w:r>
      </w:del>
      <w:ins w:id="251" w:date="2019-03-05T16:59:00Z" w:author="A J Sanchez">
        <w:r>
          <w:rPr>
            <w:rtl w:val="0"/>
            <w:lang w:val="en-US"/>
          </w:rPr>
          <w:t>idea to</w:t>
        </w:r>
      </w:ins>
      <w:ins w:id="252" w:date="2019-03-05T16:59:00Z" w:author="A J Sanchez">
        <w:r>
          <w:rPr>
            <w:rtl w:val="0"/>
            <w:lang w:val="en-US"/>
          </w:rPr>
          <w:t xml:space="preserve"> </w:t>
        </w:r>
      </w:ins>
      <w:del w:id="253" w:date="2019-03-05T16:59:00Z" w:author="A J Sanchez">
        <w:r>
          <w:rPr>
            <w:rtl w:val="0"/>
            <w:lang w:val="en-US"/>
          </w:rPr>
          <w:delText xml:space="preserve">try </w:delText>
        </w:r>
      </w:del>
      <w:ins w:id="254" w:date="2019-03-05T16:59:00Z" w:author="A J Sanchez">
        <w:r>
          <w:rPr>
            <w:rtl w:val="0"/>
            <w:lang w:val="en-US"/>
          </w:rPr>
          <w:t>consider</w:t>
        </w:r>
      </w:ins>
      <w:ins w:id="255" w:date="2019-03-05T16:59:00Z" w:author="A J Sanchez">
        <w:r>
          <w:rPr>
            <w:rtl w:val="0"/>
            <w:lang w:val="en-US"/>
          </w:rPr>
          <w:t xml:space="preserve"> </w:t>
        </w:r>
      </w:ins>
      <w:r>
        <w:rPr>
          <w:rtl w:val="0"/>
          <w:lang w:val="en-US"/>
        </w:rPr>
        <w:t xml:space="preserve">would be studying the combination of players from different clusters. Especially by looking at the team roaster in the past that have achieved significant success, we can find good insight about grouping various categories of players. </w:t>
      </w:r>
      <w:del w:id="256" w:date="2019-03-05T16:59:00Z" w:author="A J Sanchez">
        <w:r>
          <w:rPr>
            <w:rtl w:val="0"/>
            <w:lang w:val="en-US"/>
          </w:rPr>
          <w:delText>Vise</w:delText>
        </w:r>
      </w:del>
      <w:ins w:id="257" w:date="2019-03-05T16:59:00Z" w:author="A J Sanchez">
        <w:r>
          <w:rPr>
            <w:rtl w:val="0"/>
            <w:lang w:val="en-US"/>
          </w:rPr>
          <w:t>Vice</w:t>
        </w:r>
      </w:ins>
      <w:r>
        <w:rPr>
          <w:rtl w:val="0"/>
          <w:lang w:val="en-US"/>
        </w:rPr>
        <w:t xml:space="preserve"> </w:t>
      </w:r>
      <w:ins w:id="258" w:date="2019-03-05T16:59:00Z" w:author="A J Sanchez">
        <w:r>
          <w:rPr>
            <w:rtl w:val="0"/>
            <w:lang w:val="en-US"/>
          </w:rPr>
          <w:t>-</w:t>
        </w:r>
      </w:ins>
      <w:r>
        <w:rPr>
          <w:rtl w:val="0"/>
          <w:lang w:val="en-US"/>
        </w:rPr>
        <w:t xml:space="preserve">versa, we can avoid </w:t>
      </w:r>
      <w:ins w:id="259" w:date="2019-03-05T17:00:00Z" w:author="A J Sanchez">
        <w:r>
          <w:rPr>
            <w:rtl w:val="0"/>
            <w:lang w:val="en-US"/>
          </w:rPr>
          <w:t xml:space="preserve">the </w:t>
        </w:r>
      </w:ins>
      <w:r>
        <w:rPr>
          <w:rtl w:val="0"/>
          <w:lang w:val="en-US"/>
        </w:rPr>
        <w:t>pitfall of combining wrong groups of players from past lessons.</w:t>
      </w:r>
    </w:p>
    <w:p>
      <w:pPr>
        <w:pStyle w:val="Default"/>
      </w:pPr>
    </w:p>
    <w:p>
      <w:pPr>
        <w:pStyle w:val="Default"/>
        <w:spacing w:after="200" w:line="360" w:lineRule="atLeast"/>
        <w:jc w:val="both"/>
        <w:rPr>
          <w:rStyle w:val="None"/>
          <w:b w:val="1"/>
          <w:bCs w:val="1"/>
          <w:sz w:val="28"/>
          <w:szCs w:val="28"/>
          <w:u w:color="333333"/>
          <w:shd w:val="clear" w:color="auto" w:fill="ffffff"/>
        </w:rPr>
      </w:pPr>
      <w:r>
        <w:rPr>
          <w:rStyle w:val="None"/>
          <w:b w:val="1"/>
          <w:bCs w:val="1"/>
          <w:sz w:val="28"/>
          <w:szCs w:val="28"/>
          <w:u w:color="333333"/>
          <w:shd w:val="clear" w:color="auto" w:fill="ffffff"/>
          <w:rtl w:val="0"/>
          <w:lang w:val="en-US"/>
        </w:rPr>
        <w:t>Recommendation for clients</w:t>
      </w:r>
    </w:p>
    <w:p>
      <w:pPr>
        <w:pStyle w:val="Default"/>
        <w:spacing w:after="200" w:line="320" w:lineRule="atLeast"/>
        <w:jc w:val="both"/>
      </w:pPr>
      <w:r>
        <w:rPr>
          <w:rStyle w:val="None"/>
          <w:u w:color="333333"/>
          <w:shd w:val="clear" w:color="auto" w:fill="ffffff"/>
          <w:rtl w:val="0"/>
          <w:lang w:val="en-US"/>
        </w:rPr>
        <w:t xml:space="preserve">As I have suggested in the beginning, contemporary NBA players have evolved their functions beyond what their positions normally implies. Signing and trading players during off season involves careful consideration of the player functions. This project has provided general function </w:t>
      </w:r>
      <w:ins w:id="260" w:date="2019-03-05T17:00:00Z" w:author="A J Sanchez">
        <w:r>
          <w:rPr>
            <w:rStyle w:val="None"/>
            <w:u w:color="333333"/>
            <w:shd w:val="clear" w:color="auto" w:fill="ffffff"/>
            <w:rtl w:val="0"/>
            <w:lang w:val="en-US"/>
          </w:rPr>
          <w:t xml:space="preserve">to </w:t>
        </w:r>
      </w:ins>
      <w:del w:id="261" w:date="2019-03-05T17:00:00Z" w:author="A J Sanchez">
        <w:r>
          <w:rPr>
            <w:rStyle w:val="None"/>
            <w:u w:color="333333"/>
            <w:shd w:val="clear" w:color="auto" w:fill="ffffff"/>
            <w:rtl w:val="0"/>
            <w:lang w:val="en-US"/>
          </w:rPr>
          <w:delText xml:space="preserve">label </w:delText>
        </w:r>
      </w:del>
      <w:ins w:id="262" w:date="2019-03-05T17:00:00Z" w:author="A J Sanchez">
        <w:r>
          <w:rPr>
            <w:rStyle w:val="None"/>
            <w:u w:color="333333"/>
            <w:shd w:val="clear" w:color="auto" w:fill="ffffff"/>
            <w:rtl w:val="0"/>
            <w:lang w:val="en-US"/>
          </w:rPr>
          <w:t>profile</w:t>
        </w:r>
      </w:ins>
      <w:ins w:id="263" w:date="2019-03-05T17:00:00Z" w:author="A J Sanchez">
        <w:r>
          <w:rPr>
            <w:rStyle w:val="None"/>
            <w:u w:color="333333"/>
            <w:shd w:val="clear" w:color="auto" w:fill="ffffff"/>
            <w:rtl w:val="0"/>
            <w:lang w:val="en-US"/>
          </w:rPr>
          <w:t xml:space="preserve"> </w:t>
        </w:r>
      </w:ins>
      <w:del w:id="264" w:date="2019-03-05T17:00:00Z" w:author="A J Sanchez">
        <w:r>
          <w:rPr>
            <w:rStyle w:val="None"/>
            <w:u w:color="333333"/>
            <w:shd w:val="clear" w:color="auto" w:fill="ffffff"/>
            <w:rtl w:val="0"/>
            <w:lang w:val="en-US"/>
          </w:rPr>
          <w:delText xml:space="preserve">for each </w:delText>
        </w:r>
      </w:del>
      <w:r>
        <w:rPr>
          <w:rStyle w:val="None"/>
          <w:u w:color="333333"/>
          <w:shd w:val="clear" w:color="auto" w:fill="ffffff"/>
          <w:rtl w:val="0"/>
          <w:lang w:val="en-US"/>
        </w:rPr>
        <w:t>NBA player</w:t>
      </w:r>
      <w:ins w:id="265" w:date="2019-03-05T17:00:00Z" w:author="A J Sanchez">
        <w:r>
          <w:rPr>
            <w:rStyle w:val="None"/>
            <w:u w:color="333333"/>
            <w:shd w:val="clear" w:color="auto" w:fill="ffffff"/>
            <w:rtl w:val="0"/>
            <w:lang w:val="en-US"/>
          </w:rPr>
          <w:t>s</w:t>
        </w:r>
      </w:ins>
      <w:r>
        <w:rPr>
          <w:rStyle w:val="None"/>
          <w:u w:color="333333"/>
          <w:shd w:val="clear" w:color="auto" w:fill="ffffff"/>
          <w:rtl w:val="0"/>
          <w:lang w:val="en-US"/>
        </w:rPr>
        <w:t xml:space="preserve">. A relatively successful team seeks to cut down their salary cap can consider </w:t>
      </w:r>
      <w:del w:id="266" w:date="2019-03-05T17:00:00Z" w:author="A J Sanchez">
        <w:r>
          <w:rPr>
            <w:rStyle w:val="None"/>
            <w:u w:color="333333"/>
            <w:shd w:val="clear" w:color="auto" w:fill="ffffff"/>
            <w:rtl w:val="0"/>
            <w:lang w:val="en-US"/>
          </w:rPr>
          <w:delText>to trade</w:delText>
        </w:r>
      </w:del>
      <w:ins w:id="267" w:date="2019-03-05T17:00:00Z" w:author="A J Sanchez">
        <w:r>
          <w:rPr>
            <w:rStyle w:val="None"/>
            <w:u w:color="333333"/>
            <w:shd w:val="clear" w:color="auto" w:fill="ffffff"/>
            <w:rtl w:val="0"/>
            <w:lang w:val="en-US"/>
          </w:rPr>
          <w:t>trading</w:t>
        </w:r>
      </w:ins>
      <w:r>
        <w:rPr>
          <w:rStyle w:val="None"/>
          <w:u w:color="333333"/>
          <w:shd w:val="clear" w:color="auto" w:fill="ffffff"/>
          <w:rtl w:val="0"/>
          <w:lang w:val="en-US"/>
        </w:rPr>
        <w:t xml:space="preserve"> their existing player with new player in the same function cluster with lower salary expectation. And for the team intends to improve their roaster performance should avoid trading player for the one within the similar function cluster, but for player from different ones to change the team chemistry. </w:t>
      </w:r>
    </w:p>
    <w:sectPr>
      <w:headerReference w:type="default" r:id="rId22"/>
      <w:pgSz w:w="12240" w:h="15840" w:orient="portrait"/>
      <w:pgMar w:top="1440" w:right="1440" w:bottom="1440" w:left="1440" w:header="0" w:footer="720"/>
      <w:pgNumType w:start="1"/>
      <w:bidi w:val="0"/>
    </w:sectPr>
  </w:body>
</w:document>
</file>

<file path=word/comments.xml><?xml version="1.0" encoding="utf-8"?>
<w:comments xmlns:w="http://schemas.openxmlformats.org/wordprocessingml/2006/main" xmlns:r="http://schemas.openxmlformats.org/officeDocument/2006/relationships" xmlns:wp="http://schemas.openxmlformats.org/drawingml/2006/wordprocessingDrawing" xmlns:w14="http://schemas.microsoft.com/office/word/2010/wordml">
  <w:comment w:id="60" w:author="A J Sanchez" w:date="2019-03-05T16:11:00Z">
    <w:p w14:paraId="1111FFFF">
      <w:pPr>
        <w:pStyle w:val="Default"/>
      </w:pPr>
    </w:p>
    <w:p w14:paraId="11120000">
      <w:pPr>
        <w:pStyle w:val="Default"/>
      </w:pPr>
      <w:r>
        <w:rPr>
          <w:rtl w:val="0"/>
        </w:rPr>
        <w:t xml:space="preserve">I would change this to </w:t>
      </w:r>
      <w:r>
        <w:rPr>
          <w:rtl w:val="0"/>
        </w:rPr>
        <w:t>“</w:t>
      </w:r>
      <w:r>
        <w:rPr>
          <w:rtl w:val="0"/>
        </w:rPr>
        <w:t>Discuss the profiles found through Clustering.</w:t>
      </w:r>
      <w:r>
        <w:rPr>
          <w:rtl w:val="0"/>
        </w:rPr>
        <w:t>”</w:t>
      </w:r>
    </w:p>
  </w:comment>
  <w:comment w:id="71" w:author="A J Sanchez" w:date="2019-03-05T16:09:00Z">
    <w:p w14:paraId="11120001">
      <w:pPr>
        <w:pStyle w:val="Default"/>
      </w:pPr>
    </w:p>
    <w:p w14:paraId="11120002">
      <w:pPr>
        <w:pStyle w:val="Default"/>
      </w:pPr>
      <w:r>
        <w:rPr>
          <w:rtl w:val="0"/>
        </w:rPr>
        <w:t xml:space="preserve">Do you really find an </w:t>
      </w:r>
      <w:r>
        <w:rPr>
          <w:rtl w:val="0"/>
        </w:rPr>
        <w:t>“</w:t>
      </w:r>
      <w:r>
        <w:rPr>
          <w:rtl w:val="0"/>
        </w:rPr>
        <w:t>optimal way</w:t>
      </w:r>
      <w:r>
        <w:rPr>
          <w:rtl w:val="0"/>
        </w:rPr>
        <w:t>”</w:t>
      </w:r>
      <w:r>
        <w:rPr>
          <w:rtl w:val="0"/>
        </w:rPr>
        <w:t xml:space="preserve">? You might want to change this phrase to </w:t>
      </w:r>
      <w:r>
        <w:rPr>
          <w:rtl w:val="0"/>
        </w:rPr>
        <w:t>“</w:t>
      </w:r>
      <w:r>
        <w:rPr>
          <w:rtl w:val="0"/>
        </w:rPr>
        <w:t>finding a way to segment NBA players according to their performance statistics, using Clustering.</w:t>
      </w:r>
      <w:r>
        <w:rPr>
          <w:rtl w:val="0"/>
        </w:rPr>
        <w:t>”</w:t>
      </w:r>
    </w:p>
  </w:comment>
  <w:comment w:id="77" w:author="A J Sanchez" w:date="2019-03-05T16:11:00Z">
    <w:p w14:paraId="11120003">
      <w:pPr>
        <w:pStyle w:val="Default"/>
      </w:pPr>
    </w:p>
    <w:p w14:paraId="11120004">
      <w:pPr>
        <w:pStyle w:val="Default"/>
      </w:pPr>
      <w:r>
        <w:rPr>
          <w:rtl w:val="0"/>
        </w:rPr>
        <w:t xml:space="preserve">I would change this to </w:t>
      </w:r>
      <w:r>
        <w:rPr>
          <w:rtl w:val="0"/>
        </w:rPr>
        <w:t>“</w:t>
      </w:r>
      <w:r>
        <w:rPr>
          <w:rtl w:val="0"/>
        </w:rPr>
        <w:t>Discuss the profiles found through Clustering.</w:t>
      </w:r>
      <w:r>
        <w:rPr>
          <w:rtl w:val="0"/>
        </w:rPr>
        <w:t>”</w:t>
      </w:r>
    </w:p>
  </w:comment>
</w:comments>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ourier">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Numbered"/>
  </w:abstractNum>
  <w:abstractNum w:abstractNumId="1">
    <w:multiLevelType w:val="hybridMultilevel"/>
    <w:styleLink w:val="Numbered"/>
    <w:lvl w:ilvl="0">
      <w:start w:val="1"/>
      <w:numFmt w:val="decimal"/>
      <w:suff w:val="tab"/>
      <w:lvlText w:val="%1."/>
      <w:lvlJc w:val="left"/>
      <w:pPr>
        <w:ind w:left="232" w:hanging="232"/>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053" w:hanging="25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853" w:hanging="25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653" w:hanging="25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453" w:hanging="25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4253" w:hanging="25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53" w:hanging="25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853" w:hanging="25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653" w:hanging="253"/>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trackRevisions/>
  <w:defaultTabStop w:val="720"/>
  <w:autoHyphenation w:val="1"/>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A">
    <w:name w:val="Body A"/>
    <w:next w:val="Body A"/>
    <w:pPr>
      <w:keepNext w:val="0"/>
      <w:keepLines w:val="0"/>
      <w:pageBreakBefore w:val="0"/>
      <w:widowControl w:val="1"/>
      <w:shd w:val="clear" w:color="auto" w:fill="auto"/>
      <w:suppressAutoHyphens w:val="0"/>
      <w:bidi w:val="0"/>
      <w:spacing w:before="0" w:after="0" w:line="276" w:lineRule="auto"/>
      <w:ind w:left="0" w:right="0" w:firstLine="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Heading">
    <w:name w:val="Heading"/>
    <w:next w:val="Body A"/>
    <w:pPr>
      <w:keepNext w:val="1"/>
      <w:keepLines w:val="1"/>
      <w:pageBreakBefore w:val="0"/>
      <w:widowControl w:val="1"/>
      <w:shd w:val="clear" w:color="auto" w:fill="auto"/>
      <w:suppressAutoHyphens w:val="0"/>
      <w:bidi w:val="0"/>
      <w:spacing w:before="400" w:after="120" w:line="276" w:lineRule="auto"/>
      <w:ind w:left="0" w:right="0" w:firstLine="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40"/>
      <w:szCs w:val="40"/>
      <w:u w:val="none" w:color="000000"/>
      <w:vertAlign w:val="baseline"/>
      <w:lang w:val="en-US"/>
    </w:rPr>
  </w:style>
  <w:style w:type="character" w:styleId="None">
    <w:name w:val="None"/>
  </w:style>
  <w:style w:type="character" w:styleId="Hyperlink.0">
    <w:name w:val="Hyperlink.0"/>
    <w:basedOn w:val="None"/>
    <w:next w:val="Hyperlink.0"/>
    <w:rPr>
      <w:rFonts w:ascii="Helvetica Neue" w:cs="Helvetica Neue" w:hAnsi="Helvetica Neue" w:eastAsia="Helvetica Neue"/>
      <w:color w:val="000000"/>
      <w:sz w:val="24"/>
      <w:szCs w:val="24"/>
      <w:u w:val="single" w:color="000000"/>
    </w:rPr>
  </w:style>
  <w:style w:type="numbering" w:styleId="Numbered">
    <w:name w:val="Numbered"/>
    <w:pPr>
      <w:numPr>
        <w:numId w:val="1"/>
      </w:numPr>
    </w:pPr>
  </w:style>
  <w:style w:type="paragraph" w:styleId="caption">
    <w:name w:val="caption"/>
    <w:next w:val="caption"/>
    <w:pPr>
      <w:keepNext w:val="0"/>
      <w:keepLines w:val="0"/>
      <w:pageBreakBefore w:val="0"/>
      <w:widowControl w:val="1"/>
      <w:shd w:val="clear" w:color="auto" w:fill="auto"/>
      <w:suppressAutoHyphens w:val="1"/>
      <w:bidi w:val="0"/>
      <w:spacing w:before="0" w:after="0" w:line="240" w:lineRule="auto"/>
      <w:ind w:left="0" w:right="0" w:firstLine="0"/>
      <w:jc w:val="left"/>
      <w:outlineLvl w:val="0"/>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36"/>
      <w:szCs w:val="36"/>
      <w:u w:val="none" w:color="000000"/>
      <w:vertAlign w:val="baseline"/>
      <w:lang w:val="en-US"/>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header" Target="header1.xml"/><Relationship Id="rId19" Type="http://schemas.openxmlformats.org/officeDocument/2006/relationships/footer" Target="footer1.xml"/><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header" Target="header2.xml"/><Relationship Id="rId23" Type="http://schemas.openxmlformats.org/officeDocument/2006/relationships/comments" Target="comments.xml"/><Relationship Id="rId24" Type="http://schemas.openxmlformats.org/officeDocument/2006/relationships/numbering" Target="numbering.xml"/><Relationship Id="rId25"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